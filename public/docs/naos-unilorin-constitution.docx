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DC9" w:rsidRDefault="00950DC9"/>
    <w:p w:rsidR="00950DC9" w:rsidRDefault="006A4079">
      <w:r>
        <w:rPr>
          <w:noProof/>
          <w:lang w:val="en-US"/>
        </w:rPr>
        <mc:AlternateContent>
          <mc:Choice Requires="wps">
            <w:drawing>
              <wp:anchor distT="0" distB="0" distL="0" distR="0" simplePos="0" relativeHeight="2" behindDoc="0" locked="0" layoutInCell="1" allowOverlap="1">
                <wp:simplePos x="0" y="0"/>
                <wp:positionH relativeFrom="page">
                  <wp:posOffset>24130</wp:posOffset>
                </wp:positionH>
                <wp:positionV relativeFrom="page">
                  <wp:posOffset>-36322</wp:posOffset>
                </wp:positionV>
                <wp:extent cx="5488432" cy="9896475"/>
                <wp:effectExtent l="0" t="0" r="0" b="9525"/>
                <wp:wrapNone/>
                <wp:docPr id="102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8432" cy="9896475"/>
                        </a:xfrm>
                        <a:prstGeom prst="rect">
                          <a:avLst/>
                        </a:prstGeom>
                        <a:solidFill>
                          <a:srgbClr val="4472C4"/>
                        </a:solidFill>
                        <a:ln>
                          <a:noFill/>
                        </a:ln>
                      </wps:spPr>
                      <wps:txbx>
                        <w:txbxContent>
                          <w:p w:rsidR="00950DC9" w:rsidRDefault="006A4079">
                            <w:pPr>
                              <w:pStyle w:val="Title"/>
                              <w:spacing w:line="720" w:lineRule="auto"/>
                              <w:ind w:left="720"/>
                              <w:jc w:val="center"/>
                              <w:rPr>
                                <w:b/>
                                <w:color w:val="262626"/>
                                <w:spacing w:val="0"/>
                                <w:sz w:val="80"/>
                                <w:szCs w:val="80"/>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pPr>
                            <w:r>
                              <w:rPr>
                                <w:b/>
                                <w:color w:val="262626"/>
                                <w:spacing w:val="0"/>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t>NATIONAL ASSOCIATION OF OYO STUDENTS,NAOS UNIVERSITY OF  ILORIN CONSTITUTION</w:t>
                            </w:r>
                          </w:p>
                          <w:p w:rsidR="00950DC9" w:rsidRDefault="00950DC9">
                            <w:pPr>
                              <w:spacing w:before="240"/>
                              <w:ind w:left="720"/>
                              <w:jc w:val="right"/>
                              <w:rPr>
                                <w:color w:val="FFFFFF"/>
                              </w:rPr>
                            </w:pPr>
                          </w:p>
                          <w:p w:rsidR="00950DC9" w:rsidRDefault="006A4079">
                            <w:pPr>
                              <w:spacing w:before="240"/>
                              <w:ind w:left="1008"/>
                              <w:jc w:val="right"/>
                              <w:rPr>
                                <w:color w:val="FFFFFF"/>
                              </w:rPr>
                            </w:pPr>
                            <w:r>
                              <w:rPr>
                                <w:color w:val="FFFFFF"/>
                                <w:sz w:val="21"/>
                                <w:szCs w:val="21"/>
                              </w:rPr>
                              <w:t xml:space="preserve">     </w:t>
                            </w:r>
                          </w:p>
                        </w:txbxContent>
                      </wps:txbx>
                      <wps:bodyPr vert="horz" wrap="square" lIns="274320" tIns="914400" rIns="274320" bIns="45720" anchor="ctr"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1.9pt;margin-top:-2.85pt;width:432.15pt;height:779.25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" fillcolor="#4472c4" stroked="f">
                <v:path arrowok="t"/>
                <v:textbox inset="21.6pt,1in,21.6pt">
                  <w:txbxContent>
                    <w:p w:rsidR="00950DC9" w:rsidRDefault="006A4079">
                      <w:pPr>
                        <w:pStyle w:val="Title"/>
                        <w:spacing w:line="720" w:lineRule="auto"/>
                        <w:ind w:left="720"/>
                        <w:jc w:val="center"/>
                        <w:rPr>
                          <w:b/>
                          <w:color w:val="262626"/>
                          <w:spacing w:val="0"/>
                          <w:sz w:val="80"/>
                          <w:szCs w:val="80"/>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pPr>
                      <w:r>
                        <w:rPr>
                          <w:b/>
                          <w:color w:val="262626"/>
                          <w:spacing w:val="0"/>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t>NATIONAL ASSOCIATION OF OYO STUDENTS,NAOS UNIVERSITY OF  ILORIN CONSTITUTION</w:t>
                      </w:r>
                    </w:p>
                    <w:p w:rsidR="00950DC9" w:rsidRDefault="00950DC9">
                      <w:pPr>
                        <w:spacing w:before="240"/>
                        <w:ind w:left="720"/>
                        <w:jc w:val="right"/>
                        <w:rPr>
                          <w:color w:val="FFFFFF"/>
                        </w:rPr>
                      </w:pPr>
                    </w:p>
                    <w:p w:rsidR="00950DC9" w:rsidRDefault="006A4079">
                      <w:pPr>
                        <w:spacing w:before="240"/>
                        <w:ind w:left="1008"/>
                        <w:jc w:val="right"/>
                        <w:rPr>
                          <w:color w:val="FFFFFF"/>
                        </w:rPr>
                      </w:pPr>
                      <w:r>
                        <w:rPr>
                          <w:color w:val="FFFFFF"/>
                          <w:sz w:val="21"/>
                          <w:szCs w:val="21"/>
                        </w:rPr>
                        <w:t xml:space="preserve">     </w:t>
                      </w:r>
                    </w:p>
                  </w:txbxContent>
                </v:textbox>
                <w10:wrap anchorx="page" anchory="page"/>
              </v:rect>
            </w:pict>
          </mc:Fallback>
        </mc:AlternateContent>
      </w:r>
      <w:r>
        <w:rPr>
          <w:noProof/>
          <w:lang w:val="en-US"/>
        </w:rPr>
        <mc:AlternateContent>
          <mc:Choice Requires="wps">
            <w:drawing>
              <wp:anchor distT="0" distB="0" distL="0" distR="0" simplePos="0" relativeHeight="3" behindDoc="0" locked="0" layoutInCell="1" allowOverlap="1">
                <wp:simplePos x="0" y="0"/>
                <wp:positionH relativeFrom="page">
                  <wp:align>right</wp:align>
                </wp:positionH>
                <wp:positionV relativeFrom="page">
                  <wp:posOffset>24384</wp:posOffset>
                </wp:positionV>
                <wp:extent cx="2413635" cy="9835642"/>
                <wp:effectExtent l="0" t="0" r="5715" b="0"/>
                <wp:wrapNone/>
                <wp:docPr id="1027"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635" cy="9835642"/>
                        </a:xfrm>
                        <a:prstGeom prst="rect">
                          <a:avLst/>
                        </a:prstGeom>
                        <a:solidFill>
                          <a:srgbClr val="44546A"/>
                        </a:solidFill>
                        <a:ln>
                          <a:noFill/>
                        </a:ln>
                      </wps:spPr>
                      <wps:txbx>
                        <w:txbxContent>
                          <w:p w:rsidR="00950DC9" w:rsidRDefault="006A4079">
                            <w:pPr>
                              <w:pStyle w:val="Subtitle"/>
                              <w:spacing w:line="720" w:lineRule="auto"/>
                              <w:ind w:left="720"/>
                              <w:rPr>
                                <w:rFonts w:cs="SimSun"/>
                                <w:color w:val="FFFFFF"/>
                                <w:sz w:val="32"/>
                                <w:szCs w:val="32"/>
                              </w:rPr>
                            </w:pPr>
                            <w:r>
                              <w:rPr>
                                <w:rFonts w:cs="SimSun"/>
                                <w:b/>
                                <w:color w:val="A5A5A5"/>
                                <w:spacing w:val="0"/>
                                <w:sz w:val="32"/>
                                <w:szCs w:val="32"/>
                                <w14:textOutline w14:w="0" w14:cap="flat" w14:cmpd="sng" w14:algn="ctr">
                                  <w14:noFill/>
                                  <w14:prstDash w14:val="solid"/>
                                  <w14:bevel/>
                                </w14:textOutline>
                                <w14:props3d w14:extrusionH="57150" w14:contourW="0" w14:prstMaterial="matte">
                                  <w14:bevelT w14:w="63500" w14:h="12700" w14:prst="angle"/>
                                  <w14:contourClr>
                                    <w14:schemeClr w14:val="bg1">
                                      <w14:lumMod w14:val="65000"/>
                                    </w14:schemeClr>
                                  </w14:contourClr>
                                </w14:props3d>
                              </w:rPr>
                              <w:t>CONSTITUTION</w:t>
                            </w:r>
                          </w:p>
                        </w:txbxContent>
                      </wps:txbx>
                      <wps:bodyPr vert="horz" wrap="square" lIns="182880" tIns="45720" rIns="182880" bIns="4572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72" o:spid="_x0000_s1027" style="position:absolute;margin-left:138.85pt;margin-top:1.9pt;width:190.05pt;height:774.45pt;z-index:3;visibility:visible;mso-wrap-style:square;mso-width-percent:0;mso-height-percent:0;mso-wrap-distance-left:0;mso-wrap-distance-top:0;mso-wrap-distance-right:0;mso-wrap-distance-bottom:0;mso-position-horizontal:righ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" fillcolor="#44546a" stroked="f">
                <v:path arrowok="t"/>
                <v:textbox inset="14.4pt,,14.4pt">
                  <w:txbxContent>
                    <w:p w:rsidR="00950DC9" w:rsidRDefault="006A4079">
                      <w:pPr>
                        <w:pStyle w:val="Subtitle"/>
                        <w:spacing w:line="720" w:lineRule="auto"/>
                        <w:ind w:left="720"/>
                        <w:rPr>
                          <w:rFonts w:cs="SimSun"/>
                          <w:color w:val="FFFFFF"/>
                          <w:sz w:val="32"/>
                          <w:szCs w:val="32"/>
                        </w:rPr>
                      </w:pPr>
                      <w:r>
                        <w:rPr>
                          <w:rFonts w:cs="SimSun"/>
                          <w:b/>
                          <w:color w:val="A5A5A5"/>
                          <w:spacing w:val="0"/>
                          <w:sz w:val="32"/>
                          <w:szCs w:val="32"/>
                          <w14:textOutline w14:w="0" w14:cap="flat" w14:cmpd="sng" w14:algn="ctr">
                            <w14:noFill/>
                            <w14:prstDash w14:val="solid"/>
                            <w14:bevel/>
                          </w14:textOutline>
                          <w14:props3d w14:extrusionH="57150" w14:contourW="0" w14:prstMaterial="matte">
                            <w14:bevelT w14:w="63500" w14:h="12700" w14:prst="angle"/>
                            <w14:contourClr>
                              <w14:schemeClr w14:val="bg1">
                                <w14:lumMod w14:val="65000"/>
                              </w14:schemeClr>
                            </w14:contourClr>
                          </w14:props3d>
                        </w:rPr>
                        <w:t>CONSTITUTION</w:t>
                      </w:r>
                    </w:p>
                  </w:txbxContent>
                </v:textbox>
                <w10:wrap anchorx="page" anchory="page"/>
              </v:rect>
            </w:pict>
          </mc:Fallback>
        </mc:AlternateContent>
      </w:r>
      <w:r>
        <w:t>N</w:t>
      </w:r>
    </w:p>
    <w:p w:rsidR="00950DC9" w:rsidRDefault="00950DC9"/>
    <w:p w:rsidR="00950DC9" w:rsidRDefault="006A4079">
      <w:pPr>
        <w:rPr>
          <w:rFonts w:ascii="Arial Black" w:hAnsi="Arial Black"/>
          <w:b/>
        </w:rPr>
      </w:pPr>
      <w:r>
        <w:rPr>
          <w:rFonts w:ascii="Arial Black" w:hAnsi="Arial Black"/>
          <w:b/>
        </w:rPr>
        <w:br w:type="page"/>
      </w:r>
    </w:p>
    <w:p w:rsidR="009B7F7A" w:rsidRDefault="00A048EF" w:rsidP="009B7F7A">
      <w:pPr>
        <w:pStyle w:val="Heading2"/>
        <w:jc w:val="center"/>
        <w:rPr>
          <w:ins w:id="0" w:author="Yusuf" w:date="2025-07-17T10:28:00Z"/>
          <w:rStyle w:val="SubtleReference"/>
          <w:b/>
          <w:sz w:val="28"/>
        </w:rPr>
        <w:pPrChange w:id="1" w:author="Yusuf" w:date="2025-07-17T10:28:00Z">
          <w:pPr>
            <w:pStyle w:val="Heading2"/>
          </w:pPr>
        </w:pPrChange>
      </w:pPr>
      <w:r w:rsidRPr="009B7F7A">
        <w:rPr>
          <w:rStyle w:val="SubtleReference"/>
          <w:b/>
          <w:sz w:val="28"/>
          <w:rPrChange w:id="2" w:author="Yusuf" w:date="2025-07-17T10:28:00Z">
            <w:rPr>
              <w:rStyle w:val="SubtleReference"/>
            </w:rPr>
          </w:rPrChange>
        </w:rPr>
        <w:lastRenderedPageBreak/>
        <w:t>PROPOSED CONSTITUTION BY:</w:t>
      </w:r>
    </w:p>
    <w:p w:rsidR="009B7F7A" w:rsidRPr="009B7F7A" w:rsidRDefault="009B7F7A" w:rsidP="009B7F7A">
      <w:pPr>
        <w:rPr>
          <w:sz w:val="24"/>
          <w:rPrChange w:id="3" w:author="Yusuf" w:date="2025-07-17T10:28:00Z">
            <w:rPr>
              <w:rStyle w:val="SubtleReference"/>
            </w:rPr>
          </w:rPrChange>
        </w:rPr>
        <w:pPrChange w:id="4" w:author="Yusuf" w:date="2025-07-17T10:28:00Z">
          <w:pPr>
            <w:pStyle w:val="Heading2"/>
          </w:pPr>
        </w:pPrChange>
      </w:pPr>
    </w:p>
    <w:p w:rsidR="007C1A1B" w:rsidRPr="009B7F7A" w:rsidRDefault="00A048EF" w:rsidP="009B7F7A">
      <w:pPr>
        <w:pStyle w:val="ListParagraph"/>
        <w:rPr>
          <w:rFonts w:ascii="Algerian" w:hAnsi="Algerian"/>
          <w:sz w:val="24"/>
          <w:rPrChange w:id="5" w:author="Yusuf" w:date="2025-07-17T10:28:00Z">
            <w:rPr>
              <w:rFonts w:ascii="Algerian" w:hAnsi="Algerian"/>
            </w:rPr>
          </w:rPrChange>
        </w:rPr>
      </w:pPr>
      <w:r w:rsidRPr="009B7F7A">
        <w:rPr>
          <w:rFonts w:ascii="Algerian" w:hAnsi="Algerian"/>
          <w:sz w:val="24"/>
          <w:rPrChange w:id="6" w:author="Yusuf" w:date="2025-07-17T10:28:00Z">
            <w:rPr>
              <w:rFonts w:ascii="Algerian" w:hAnsi="Algerian"/>
            </w:rPr>
          </w:rPrChange>
        </w:rPr>
        <w:t xml:space="preserve">. </w:t>
      </w:r>
      <w:proofErr w:type="spellStart"/>
      <w:r w:rsidRPr="009B7F7A">
        <w:rPr>
          <w:rFonts w:ascii="Algerian" w:hAnsi="Algerian"/>
          <w:sz w:val="24"/>
          <w:rPrChange w:id="7" w:author="Yusuf" w:date="2025-07-17T10:28:00Z">
            <w:rPr>
              <w:rFonts w:ascii="Algerian" w:hAnsi="Algerian"/>
            </w:rPr>
          </w:rPrChange>
        </w:rPr>
        <w:t>Yunus</w:t>
      </w:r>
      <w:proofErr w:type="spellEnd"/>
      <w:r w:rsidRPr="009B7F7A">
        <w:rPr>
          <w:rFonts w:ascii="Algerian" w:hAnsi="Algerian"/>
          <w:sz w:val="24"/>
          <w:rPrChange w:id="8" w:author="Yusuf" w:date="2025-07-17T10:28:00Z">
            <w:rPr>
              <w:rFonts w:ascii="Algerian" w:hAnsi="Algerian"/>
            </w:rPr>
          </w:rPrChange>
        </w:rPr>
        <w:t xml:space="preserve"> Ibrahim </w:t>
      </w:r>
      <w:proofErr w:type="spellStart"/>
      <w:r w:rsidRPr="009B7F7A">
        <w:rPr>
          <w:rFonts w:ascii="Algerian" w:hAnsi="Algerian"/>
          <w:sz w:val="24"/>
          <w:rPrChange w:id="9" w:author="Yusuf" w:date="2025-07-17T10:28:00Z">
            <w:rPr>
              <w:rFonts w:ascii="Algerian" w:hAnsi="Algerian"/>
            </w:rPr>
          </w:rPrChange>
        </w:rPr>
        <w:t>O</w:t>
      </w:r>
      <w:r w:rsidRPr="009B7F7A">
        <w:rPr>
          <w:rFonts w:ascii="Algerian" w:hAnsi="Algerian"/>
          <w:sz w:val="24"/>
          <w:rPrChange w:id="10" w:author="Yusuf" w:date="2025-07-17T10:28:00Z">
            <w:rPr>
              <w:rFonts w:ascii="Algerian" w:hAnsi="Algerian"/>
            </w:rPr>
          </w:rPrChange>
        </w:rPr>
        <w:t>lamilekan</w:t>
      </w:r>
      <w:proofErr w:type="spellEnd"/>
      <w:r w:rsidRPr="009B7F7A">
        <w:rPr>
          <w:rFonts w:ascii="Algerian" w:hAnsi="Algerian"/>
          <w:sz w:val="24"/>
          <w:rPrChange w:id="11" w:author="Yusuf" w:date="2025-07-17T10:28:00Z">
            <w:rPr>
              <w:rFonts w:ascii="Algerian" w:hAnsi="Algerian"/>
            </w:rPr>
          </w:rPrChange>
        </w:rPr>
        <w:t xml:space="preserve"> – Chairman (</w:t>
      </w:r>
      <w:r w:rsidRPr="009B7F7A">
        <w:rPr>
          <w:rFonts w:ascii="Algerian" w:hAnsi="Algerian"/>
          <w:sz w:val="24"/>
          <w:rPrChange w:id="12" w:author="Yusuf" w:date="2025-07-17T10:28:00Z">
            <w:rPr>
              <w:rFonts w:ascii="Algerian" w:hAnsi="Algerian"/>
            </w:rPr>
          </w:rPrChange>
        </w:rPr>
        <w:t>08146460505</w:t>
      </w:r>
      <w:r w:rsidRPr="009B7F7A">
        <w:rPr>
          <w:rFonts w:ascii="Algerian" w:hAnsi="Algerian"/>
          <w:sz w:val="24"/>
          <w:rPrChange w:id="13" w:author="Yusuf" w:date="2025-07-17T10:28:00Z">
            <w:rPr>
              <w:rFonts w:ascii="Algerian" w:hAnsi="Algerian"/>
            </w:rPr>
          </w:rPrChange>
        </w:rPr>
        <w:t>)</w:t>
      </w:r>
    </w:p>
    <w:p w:rsidR="007C1A1B" w:rsidRDefault="009B7F7A" w:rsidP="009B7F7A">
      <w:pPr>
        <w:pStyle w:val="ListParagraph"/>
        <w:rPr>
          <w:rFonts w:ascii="Algerian" w:hAnsi="Algerian"/>
        </w:rPr>
      </w:pPr>
      <w:r w:rsidRPr="009B7F7A">
        <w:rPr>
          <w:rFonts w:ascii="Algerian" w:hAnsi="Algerian"/>
          <w:sz w:val="24"/>
          <w:rPrChange w:id="14" w:author="Yusuf" w:date="2025-07-17T10:28:00Z">
            <w:rPr>
              <w:rFonts w:ascii="Algerian" w:hAnsi="Algerian"/>
            </w:rPr>
          </w:rPrChange>
        </w:rPr>
        <w:t xml:space="preserve">. Mustapha </w:t>
      </w:r>
      <w:proofErr w:type="spellStart"/>
      <w:r w:rsidRPr="009B7F7A">
        <w:rPr>
          <w:rFonts w:ascii="Algerian" w:hAnsi="Algerian"/>
          <w:sz w:val="24"/>
          <w:rPrChange w:id="15" w:author="Yusuf" w:date="2025-07-17T10:28:00Z">
            <w:rPr>
              <w:rFonts w:ascii="Algerian" w:hAnsi="Algerian"/>
            </w:rPr>
          </w:rPrChange>
        </w:rPr>
        <w:t>Adedamola</w:t>
      </w:r>
      <w:proofErr w:type="spellEnd"/>
      <w:r w:rsidRPr="009B7F7A">
        <w:rPr>
          <w:rFonts w:ascii="Algerian" w:hAnsi="Algerian"/>
          <w:sz w:val="24"/>
          <w:rPrChange w:id="16" w:author="Yusuf" w:date="2025-07-17T10:28:00Z">
            <w:rPr>
              <w:rFonts w:ascii="Algerian" w:hAnsi="Algerian"/>
            </w:rPr>
          </w:rPrChange>
        </w:rPr>
        <w:t xml:space="preserve"> -- General Secretary (08080573232)</w:t>
      </w:r>
    </w:p>
    <w:p w:rsidR="009B7F7A" w:rsidRPr="009B7F7A" w:rsidRDefault="009B7F7A" w:rsidP="009B7F7A">
      <w:pPr>
        <w:pStyle w:val="ListParagraph"/>
        <w:rPr>
          <w:rFonts w:ascii="Algerian" w:hAnsi="Algerian"/>
        </w:rPr>
      </w:pPr>
    </w:p>
    <w:p w:rsidR="00A048EF" w:rsidRPr="009B7F7A" w:rsidRDefault="007C1A1B" w:rsidP="009B7F7A">
      <w:pPr>
        <w:pStyle w:val="Quote"/>
        <w:rPr>
          <w:rFonts w:ascii="Berlin Sans FB" w:hAnsi="Berlin Sans FB"/>
          <w:sz w:val="28"/>
        </w:rPr>
      </w:pPr>
      <w:r w:rsidRPr="009B7F7A">
        <w:rPr>
          <w:rFonts w:ascii="Berlin Sans FB" w:hAnsi="Berlin Sans FB"/>
          <w:sz w:val="28"/>
        </w:rPr>
        <w:t>EXECUTIVES LED BY TEAM BABS (2024/202</w:t>
      </w:r>
      <w:r w:rsidR="009B7F7A">
        <w:rPr>
          <w:rFonts w:ascii="Berlin Sans FB" w:hAnsi="Berlin Sans FB"/>
          <w:sz w:val="28"/>
        </w:rPr>
        <w:t>5</w:t>
      </w:r>
      <w:r w:rsidRPr="009B7F7A">
        <w:rPr>
          <w:rFonts w:ascii="Berlin Sans FB" w:hAnsi="Berlin Sans FB"/>
          <w:sz w:val="28"/>
        </w:rPr>
        <w:t>)</w:t>
      </w:r>
    </w:p>
    <w:p w:rsidR="00950DC9" w:rsidRPr="009B7F7A" w:rsidRDefault="006A4079" w:rsidP="009B7F7A">
      <w:pPr>
        <w:pStyle w:val="ListParagraph"/>
        <w:spacing w:after="0"/>
        <w:rPr>
          <w:rFonts w:ascii="Algerian" w:hAnsi="Algerian"/>
          <w:sz w:val="24"/>
          <w:rPrChange w:id="17" w:author="Yusuf" w:date="2025-07-17T10:28:00Z">
            <w:rPr>
              <w:rFonts w:ascii="Algerian" w:hAnsi="Algerian"/>
            </w:rPr>
          </w:rPrChange>
        </w:rPr>
      </w:pPr>
      <w:r w:rsidRPr="009B7F7A">
        <w:rPr>
          <w:rFonts w:ascii="Algerian" w:hAnsi="Algerian"/>
          <w:sz w:val="24"/>
          <w:rPrChange w:id="18" w:author="Yusuf" w:date="2025-07-17T10:28:00Z">
            <w:rPr>
              <w:rFonts w:ascii="Algerian" w:hAnsi="Algerian"/>
            </w:rPr>
          </w:rPrChange>
        </w:rPr>
        <w:t xml:space="preserve">1. AYERIYINA ABDULHAMMED BABATUNDE </w:t>
      </w:r>
      <w:r w:rsidR="00A048EF" w:rsidRPr="009B7F7A">
        <w:rPr>
          <w:rFonts w:ascii="Algerian" w:hAnsi="Algerian"/>
          <w:sz w:val="24"/>
          <w:rPrChange w:id="19" w:author="Yusuf" w:date="2025-07-17T10:28:00Z">
            <w:rPr>
              <w:rFonts w:ascii="Algerian" w:hAnsi="Algerian"/>
            </w:rPr>
          </w:rPrChange>
        </w:rPr>
        <w:t>–</w:t>
      </w:r>
      <w:ins w:id="20" w:author="Yusuf" w:date="2025-07-17T10:36:00Z">
        <w:r w:rsidR="0011480A">
          <w:rPr>
            <w:rFonts w:ascii="Algerian" w:hAnsi="Algerian"/>
            <w:sz w:val="24"/>
          </w:rPr>
          <w:t xml:space="preserve"> FOSSU Gen. </w:t>
        </w:r>
      </w:ins>
      <w:ins w:id="21" w:author="Yusuf" w:date="2025-07-17T10:37:00Z">
        <w:r w:rsidR="0011480A">
          <w:rPr>
            <w:rFonts w:ascii="Algerian" w:hAnsi="Algerian"/>
            <w:sz w:val="24"/>
          </w:rPr>
          <w:t xml:space="preserve">Sec &amp; </w:t>
        </w:r>
      </w:ins>
      <w:r w:rsidRPr="009B7F7A">
        <w:rPr>
          <w:rFonts w:ascii="Algerian" w:hAnsi="Algerian"/>
          <w:sz w:val="24"/>
          <w:rPrChange w:id="22" w:author="Yusuf" w:date="2025-07-17T10:28:00Z">
            <w:rPr>
              <w:rFonts w:ascii="Algerian" w:hAnsi="Algerian"/>
            </w:rPr>
          </w:rPrChange>
        </w:rPr>
        <w:t>PRESIDENT</w:t>
      </w:r>
      <w:r w:rsidR="00A048EF" w:rsidRPr="009B7F7A">
        <w:rPr>
          <w:rFonts w:ascii="Algerian" w:hAnsi="Algerian"/>
          <w:sz w:val="24"/>
          <w:rPrChange w:id="23" w:author="Yusuf" w:date="2025-07-17T10:28:00Z">
            <w:rPr>
              <w:rFonts w:ascii="Algerian" w:hAnsi="Algerian"/>
            </w:rPr>
          </w:rPrChange>
        </w:rPr>
        <w:t xml:space="preserve"> </w:t>
      </w:r>
      <w:r w:rsidRPr="009B7F7A">
        <w:rPr>
          <w:rFonts w:ascii="Algerian" w:hAnsi="Algerian"/>
          <w:sz w:val="24"/>
          <w:rPrChange w:id="24" w:author="Yusuf" w:date="2025-07-17T10:28:00Z">
            <w:rPr>
              <w:rFonts w:ascii="Algerian" w:hAnsi="Algerian"/>
            </w:rPr>
          </w:rPrChange>
        </w:rPr>
        <w:t>(</w:t>
      </w:r>
      <w:ins w:id="25" w:author="Yusuf" w:date="2025-07-17T10:37:00Z">
        <w:r w:rsidR="0011480A">
          <w:rPr>
            <w:rFonts w:ascii="Algerian" w:hAnsi="Algerian"/>
            <w:sz w:val="24"/>
          </w:rPr>
          <w:t>23/</w:t>
        </w:r>
      </w:ins>
      <w:ins w:id="26" w:author="Yusuf" w:date="2025-07-17T10:38:00Z">
        <w:r w:rsidR="0011480A">
          <w:rPr>
            <w:rFonts w:ascii="Algerian" w:hAnsi="Algerian"/>
            <w:sz w:val="24"/>
          </w:rPr>
          <w:t xml:space="preserve">24 &amp; </w:t>
        </w:r>
      </w:ins>
      <w:r w:rsidRPr="009B7F7A">
        <w:rPr>
          <w:rFonts w:ascii="Algerian" w:hAnsi="Algerian"/>
          <w:sz w:val="24"/>
          <w:rPrChange w:id="27" w:author="Yusuf" w:date="2025-07-17T10:28:00Z">
            <w:rPr>
              <w:rFonts w:ascii="Algerian" w:hAnsi="Algerian"/>
            </w:rPr>
          </w:rPrChange>
        </w:rPr>
        <w:t>24/25) 07044236634</w:t>
      </w:r>
    </w:p>
    <w:p w:rsidR="00950DC9" w:rsidRDefault="006A4079" w:rsidP="009B7F7A">
      <w:pPr>
        <w:pStyle w:val="ListParagraph"/>
        <w:rPr>
          <w:ins w:id="28" w:author="Yusuf" w:date="2025-07-17T10:57:00Z"/>
          <w:rFonts w:ascii="Algerian" w:hAnsi="Algerian"/>
          <w:sz w:val="24"/>
        </w:rPr>
      </w:pPr>
      <w:r w:rsidRPr="009B7F7A">
        <w:rPr>
          <w:rFonts w:ascii="Algerian" w:hAnsi="Algerian"/>
          <w:sz w:val="24"/>
          <w:rPrChange w:id="29" w:author="Yusuf" w:date="2025-07-17T10:28:00Z">
            <w:rPr>
              <w:rFonts w:ascii="Algerian" w:hAnsi="Algerian"/>
            </w:rPr>
          </w:rPrChange>
        </w:rPr>
        <w:t>2. ABDULRAFIU IBRAHIM AKA</w:t>
      </w:r>
      <w:r w:rsidR="007C1A1B" w:rsidRPr="009B7F7A">
        <w:rPr>
          <w:rFonts w:ascii="Algerian" w:hAnsi="Algerian"/>
          <w:sz w:val="24"/>
          <w:rPrChange w:id="30" w:author="Yusuf" w:date="2025-07-17T10:28:00Z">
            <w:rPr>
              <w:rFonts w:ascii="Algerian" w:hAnsi="Algerian"/>
            </w:rPr>
          </w:rPrChange>
        </w:rPr>
        <w:t>NNI - PRESIDENT (22/23 &amp; 23/24)</w:t>
      </w:r>
      <w:r w:rsidRPr="009B7F7A">
        <w:rPr>
          <w:rFonts w:ascii="Algerian" w:hAnsi="Algerian"/>
          <w:sz w:val="24"/>
          <w:rPrChange w:id="31" w:author="Yusuf" w:date="2025-07-17T10:28:00Z">
            <w:rPr>
              <w:rFonts w:ascii="Algerian" w:hAnsi="Algerian"/>
            </w:rPr>
          </w:rPrChange>
        </w:rPr>
        <w:t xml:space="preserve"> 08033641682</w:t>
      </w:r>
    </w:p>
    <w:p w:rsidR="00AA2365" w:rsidRPr="00B24D9A" w:rsidDel="00AA2365" w:rsidRDefault="00AA2365" w:rsidP="00AA2365">
      <w:pPr>
        <w:pStyle w:val="ListParagraph"/>
        <w:rPr>
          <w:del w:id="32" w:author="Yusuf" w:date="2025-07-17T10:57:00Z"/>
          <w:rFonts w:ascii="Algerian" w:hAnsi="Algerian"/>
          <w:sz w:val="24"/>
        </w:rPr>
      </w:pPr>
      <w:ins w:id="33" w:author="Yusuf" w:date="2025-07-17T11:03:00Z">
        <w:r>
          <w:rPr>
            <w:rFonts w:ascii="Algerian" w:hAnsi="Algerian"/>
            <w:sz w:val="24"/>
          </w:rPr>
          <w:t>3</w:t>
        </w:r>
      </w:ins>
      <w:moveToRangeStart w:id="34" w:author="Yusuf" w:date="2025-07-17T10:57:00Z" w:name="move203642271"/>
      <w:moveTo w:id="35" w:author="Yusuf" w:date="2025-07-17T10:57:00Z">
        <w:r w:rsidRPr="00B24D9A">
          <w:rPr>
            <w:rFonts w:ascii="Algerian" w:hAnsi="Algerian"/>
            <w:sz w:val="24"/>
          </w:rPr>
          <w:t>. YUSUFF RIDWAN F. - SPECIAL ADVISER &amp; NAOS NATIONAL TRESURER (24/25 &amp; 25/26) 09134059259</w:t>
        </w:r>
      </w:moveTo>
    </w:p>
    <w:moveToRangeEnd w:id="34"/>
    <w:p w:rsidR="00AA2365" w:rsidRPr="00AA2365" w:rsidRDefault="00AA2365" w:rsidP="00AA2365">
      <w:pPr>
        <w:pStyle w:val="ListParagraph"/>
        <w:rPr>
          <w:ins w:id="36" w:author="Yusuf" w:date="2025-07-17T10:44:00Z"/>
          <w:rPrChange w:id="37" w:author="Yusuf" w:date="2025-07-17T10:57:00Z">
            <w:rPr>
              <w:ins w:id="38" w:author="Yusuf" w:date="2025-07-17T10:44:00Z"/>
            </w:rPr>
          </w:rPrChange>
        </w:rPr>
        <w:pPrChange w:id="39" w:author="Yusuf" w:date="2025-07-17T10:57:00Z">
          <w:pPr>
            <w:pStyle w:val="ListParagraph"/>
          </w:pPr>
        </w:pPrChange>
      </w:pPr>
    </w:p>
    <w:p w:rsidR="002E15CB" w:rsidRDefault="00AA2365" w:rsidP="009B7F7A">
      <w:pPr>
        <w:pStyle w:val="ListParagraph"/>
        <w:rPr>
          <w:ins w:id="40" w:author="Yusuf" w:date="2025-07-17T10:45:00Z"/>
          <w:rFonts w:ascii="Algerian" w:hAnsi="Algerian"/>
          <w:sz w:val="24"/>
        </w:rPr>
      </w:pPr>
      <w:ins w:id="41" w:author="Yusuf" w:date="2025-07-17T11:03:00Z">
        <w:r>
          <w:rPr>
            <w:rFonts w:ascii="Algerian" w:hAnsi="Algerian"/>
            <w:sz w:val="24"/>
          </w:rPr>
          <w:t xml:space="preserve">4. </w:t>
        </w:r>
      </w:ins>
      <w:moveToRangeStart w:id="42" w:author="Yusuf" w:date="2025-07-17T10:44:00Z" w:name="move203641508"/>
      <w:proofErr w:type="spellStart"/>
      <w:moveTo w:id="43" w:author="Yusuf" w:date="2025-07-17T10:44:00Z">
        <w:r w:rsidR="002E15CB" w:rsidRPr="00B24D9A">
          <w:rPr>
            <w:rFonts w:ascii="Algerian" w:hAnsi="Algerian"/>
            <w:sz w:val="24"/>
          </w:rPr>
          <w:t>Zakariyah</w:t>
        </w:r>
        <w:proofErr w:type="spellEnd"/>
        <w:r w:rsidR="002E15CB" w:rsidRPr="00B24D9A">
          <w:rPr>
            <w:rFonts w:ascii="Algerian" w:hAnsi="Algerian"/>
            <w:sz w:val="24"/>
          </w:rPr>
          <w:t xml:space="preserve"> </w:t>
        </w:r>
        <w:proofErr w:type="spellStart"/>
        <w:r w:rsidR="002E15CB" w:rsidRPr="00B24D9A">
          <w:rPr>
            <w:rFonts w:ascii="Algerian" w:hAnsi="Algerian"/>
            <w:sz w:val="24"/>
          </w:rPr>
          <w:t>Aishat</w:t>
        </w:r>
        <w:proofErr w:type="spellEnd"/>
        <w:r w:rsidR="002E15CB" w:rsidRPr="00B24D9A">
          <w:rPr>
            <w:rFonts w:ascii="Algerian" w:hAnsi="Algerian"/>
            <w:sz w:val="24"/>
          </w:rPr>
          <w:t>. I –VICE -PRESIDENT (24/25 &amp;25/26) 09152521198</w:t>
        </w:r>
      </w:moveTo>
      <w:moveToRangeEnd w:id="42"/>
    </w:p>
    <w:p w:rsidR="002E15CB" w:rsidRDefault="00AA2365" w:rsidP="009B7F7A">
      <w:pPr>
        <w:pStyle w:val="ListParagraph"/>
        <w:rPr>
          <w:ins w:id="44" w:author="Yusuf" w:date="2025-07-17T11:13:00Z"/>
          <w:rFonts w:ascii="Algerian" w:hAnsi="Algerian"/>
          <w:sz w:val="24"/>
        </w:rPr>
      </w:pPr>
      <w:ins w:id="45" w:author="Yusuf" w:date="2025-07-17T11:03:00Z">
        <w:r>
          <w:rPr>
            <w:rFonts w:ascii="Algerian" w:hAnsi="Algerian"/>
            <w:sz w:val="24"/>
          </w:rPr>
          <w:t xml:space="preserve">5. </w:t>
        </w:r>
      </w:ins>
      <w:proofErr w:type="spellStart"/>
      <w:ins w:id="46" w:author="Yusuf" w:date="2025-07-17T10:45:00Z">
        <w:r w:rsidR="002E15CB">
          <w:rPr>
            <w:rFonts w:ascii="Algerian" w:hAnsi="Algerian"/>
            <w:sz w:val="24"/>
          </w:rPr>
          <w:t>Adegoke</w:t>
        </w:r>
        <w:proofErr w:type="spellEnd"/>
        <w:r w:rsidR="002E15CB">
          <w:rPr>
            <w:rFonts w:ascii="Algerian" w:hAnsi="Algerian"/>
            <w:sz w:val="24"/>
          </w:rPr>
          <w:t xml:space="preserve"> </w:t>
        </w:r>
        <w:proofErr w:type="spellStart"/>
        <w:r w:rsidR="002E15CB">
          <w:rPr>
            <w:rFonts w:ascii="Algerian" w:hAnsi="Algerian"/>
            <w:sz w:val="24"/>
          </w:rPr>
          <w:t>arit</w:t>
        </w:r>
        <w:proofErr w:type="spellEnd"/>
        <w:r w:rsidR="002E15CB">
          <w:rPr>
            <w:rFonts w:ascii="Algerian" w:hAnsi="Algerian"/>
            <w:sz w:val="24"/>
          </w:rPr>
          <w:t xml:space="preserve"> O.</w:t>
        </w:r>
      </w:ins>
      <w:ins w:id="47" w:author="Yusuf" w:date="2025-07-17T11:13:00Z">
        <w:r w:rsidR="00FA309C">
          <w:rPr>
            <w:rFonts w:ascii="Algerian" w:hAnsi="Algerian"/>
            <w:sz w:val="24"/>
          </w:rPr>
          <w:t xml:space="preserve"> --</w:t>
        </w:r>
      </w:ins>
      <w:ins w:id="48" w:author="Yusuf" w:date="2025-07-17T10:45:00Z">
        <w:r w:rsidR="002E15CB">
          <w:rPr>
            <w:rFonts w:ascii="Algerian" w:hAnsi="Algerian"/>
            <w:sz w:val="24"/>
          </w:rPr>
          <w:t xml:space="preserve"> gen. sec</w:t>
        </w:r>
      </w:ins>
      <w:ins w:id="49" w:author="Yusuf" w:date="2025-07-17T10:46:00Z">
        <w:r w:rsidR="002E15CB">
          <w:rPr>
            <w:rFonts w:ascii="Algerian" w:hAnsi="Algerian"/>
            <w:sz w:val="24"/>
          </w:rPr>
          <w:t xml:space="preserve"> &amp; </w:t>
        </w:r>
        <w:proofErr w:type="spellStart"/>
        <w:r w:rsidR="002E15CB">
          <w:rPr>
            <w:rFonts w:ascii="Algerian" w:hAnsi="Algerian"/>
            <w:sz w:val="24"/>
          </w:rPr>
          <w:t>naos</w:t>
        </w:r>
      </w:ins>
      <w:proofErr w:type="spellEnd"/>
      <w:ins w:id="50" w:author="Yusuf" w:date="2025-07-17T11:13:00Z">
        <w:r w:rsidR="00FA309C">
          <w:rPr>
            <w:rFonts w:ascii="Algerian" w:hAnsi="Algerian"/>
            <w:sz w:val="24"/>
          </w:rPr>
          <w:t xml:space="preserve"> </w:t>
        </w:r>
      </w:ins>
      <w:ins w:id="51" w:author="Yusuf" w:date="2025-07-17T11:14:00Z">
        <w:r w:rsidR="00FA309C">
          <w:rPr>
            <w:rFonts w:ascii="Algerian" w:hAnsi="Algerian"/>
            <w:sz w:val="24"/>
          </w:rPr>
          <w:t>nat. honourable (</w:t>
        </w:r>
        <w:r w:rsidR="000A5B21">
          <w:rPr>
            <w:rFonts w:ascii="Algerian" w:hAnsi="Algerian"/>
            <w:sz w:val="24"/>
          </w:rPr>
          <w:t>23/24 &amp; 24/25</w:t>
        </w:r>
      </w:ins>
      <w:ins w:id="52" w:author="Yusuf" w:date="2025-07-17T11:15:00Z">
        <w:r w:rsidR="000A5B21">
          <w:rPr>
            <w:rFonts w:ascii="Algerian" w:hAnsi="Algerian"/>
            <w:sz w:val="24"/>
          </w:rPr>
          <w:t>)</w:t>
        </w:r>
      </w:ins>
      <w:ins w:id="53" w:author="Yusuf" w:date="2025-07-17T10:46:00Z">
        <w:r w:rsidR="002E15CB">
          <w:rPr>
            <w:rFonts w:ascii="Algerian" w:hAnsi="Algerian"/>
            <w:sz w:val="24"/>
          </w:rPr>
          <w:t xml:space="preserve"> </w:t>
        </w:r>
      </w:ins>
    </w:p>
    <w:p w:rsidR="00FA309C" w:rsidRPr="00B24D9A" w:rsidRDefault="00FA309C" w:rsidP="00FA309C">
      <w:pPr>
        <w:pStyle w:val="ListParagraph"/>
        <w:rPr>
          <w:ins w:id="54" w:author="Yusuf" w:date="2025-07-17T11:13:00Z"/>
          <w:rFonts w:ascii="Algerian" w:hAnsi="Algerian"/>
          <w:sz w:val="24"/>
        </w:rPr>
      </w:pPr>
      <w:ins w:id="55" w:author="Yusuf" w:date="2025-07-17T11:13:00Z">
        <w:r>
          <w:rPr>
            <w:rFonts w:ascii="Algerian" w:hAnsi="Algerian"/>
            <w:sz w:val="24"/>
          </w:rPr>
          <w:t xml:space="preserve">6. </w:t>
        </w:r>
        <w:r w:rsidRPr="00B24D9A">
          <w:rPr>
            <w:rFonts w:ascii="Times New Roman" w:hAnsi="Times New Roman" w:cs="Times New Roman"/>
            <w:sz w:val="24"/>
          </w:rPr>
          <w:t>⁠</w:t>
        </w:r>
        <w:proofErr w:type="spellStart"/>
        <w:r w:rsidRPr="00B24D9A">
          <w:rPr>
            <w:rFonts w:ascii="Algerian" w:hAnsi="Algerian"/>
            <w:sz w:val="24"/>
          </w:rPr>
          <w:t>Abdulrahman</w:t>
        </w:r>
        <w:proofErr w:type="spellEnd"/>
        <w:r w:rsidRPr="00B24D9A">
          <w:rPr>
            <w:rFonts w:ascii="Algerian" w:hAnsi="Algerian"/>
            <w:sz w:val="24"/>
          </w:rPr>
          <w:t xml:space="preserve"> </w:t>
        </w:r>
        <w:proofErr w:type="spellStart"/>
        <w:r w:rsidRPr="00B24D9A">
          <w:rPr>
            <w:rFonts w:ascii="Algerian" w:hAnsi="Algerian"/>
            <w:sz w:val="24"/>
          </w:rPr>
          <w:t>Ibraheem</w:t>
        </w:r>
        <w:proofErr w:type="spellEnd"/>
        <w:r w:rsidRPr="00B24D9A">
          <w:rPr>
            <w:rFonts w:ascii="Algerian" w:hAnsi="Algerian"/>
            <w:sz w:val="24"/>
          </w:rPr>
          <w:t xml:space="preserve"> </w:t>
        </w:r>
        <w:proofErr w:type="spellStart"/>
        <w:r w:rsidRPr="00B24D9A">
          <w:rPr>
            <w:rFonts w:ascii="Algerian" w:hAnsi="Algerian"/>
            <w:sz w:val="24"/>
          </w:rPr>
          <w:t>Akinkunle</w:t>
        </w:r>
        <w:proofErr w:type="spellEnd"/>
        <w:r w:rsidRPr="00B24D9A">
          <w:rPr>
            <w:rFonts w:ascii="Algerian" w:hAnsi="Algerian"/>
            <w:sz w:val="24"/>
          </w:rPr>
          <w:t xml:space="preserve">- </w:t>
        </w:r>
        <w:proofErr w:type="spellStart"/>
        <w:r w:rsidRPr="00B24D9A">
          <w:rPr>
            <w:rFonts w:ascii="Algerian" w:hAnsi="Algerian"/>
            <w:sz w:val="24"/>
          </w:rPr>
          <w:t>FOSS</w:t>
        </w:r>
        <w:r>
          <w:rPr>
            <w:rFonts w:ascii="Algerian" w:hAnsi="Algerian"/>
            <w:sz w:val="24"/>
          </w:rPr>
          <w:t>u</w:t>
        </w:r>
        <w:proofErr w:type="spellEnd"/>
        <w:r w:rsidRPr="00B24D9A">
          <w:rPr>
            <w:rFonts w:ascii="Algerian" w:hAnsi="Algerian"/>
            <w:sz w:val="24"/>
          </w:rPr>
          <w:t xml:space="preserve"> PRESIDENT (22/23) </w:t>
        </w:r>
      </w:ins>
    </w:p>
    <w:p w:rsidR="00FA309C" w:rsidRPr="009B7F7A" w:rsidRDefault="00FA309C" w:rsidP="00FA309C">
      <w:pPr>
        <w:pStyle w:val="ListParagraph"/>
        <w:rPr>
          <w:rFonts w:ascii="Algerian" w:hAnsi="Algerian"/>
          <w:sz w:val="24"/>
          <w:rPrChange w:id="56" w:author="Yusuf" w:date="2025-07-17T10:28:00Z">
            <w:rPr>
              <w:rFonts w:ascii="Algerian" w:hAnsi="Algerian"/>
            </w:rPr>
          </w:rPrChange>
        </w:rPr>
      </w:pPr>
      <w:ins w:id="57" w:author="Yusuf" w:date="2025-07-17T11:13:00Z">
        <w:r w:rsidRPr="00B24D9A">
          <w:rPr>
            <w:rFonts w:ascii="Algerian" w:hAnsi="Algerian"/>
            <w:sz w:val="24"/>
          </w:rPr>
          <w:t>08072184857</w:t>
        </w:r>
      </w:ins>
    </w:p>
    <w:p w:rsidR="00950DC9" w:rsidRPr="009B7F7A" w:rsidDel="00AA2365" w:rsidRDefault="00FA309C" w:rsidP="009B7F7A">
      <w:pPr>
        <w:pStyle w:val="ListParagraph"/>
        <w:rPr>
          <w:del w:id="58" w:author="Yusuf" w:date="2025-07-17T11:04:00Z"/>
          <w:rFonts w:ascii="Algerian" w:hAnsi="Algerian"/>
          <w:sz w:val="24"/>
          <w:rPrChange w:id="59" w:author="Yusuf" w:date="2025-07-17T10:28:00Z">
            <w:rPr>
              <w:del w:id="60" w:author="Yusuf" w:date="2025-07-17T11:04:00Z"/>
              <w:rFonts w:ascii="Algerian" w:hAnsi="Algerian"/>
            </w:rPr>
          </w:rPrChange>
        </w:rPr>
      </w:pPr>
      <w:ins w:id="61" w:author="Yusuf" w:date="2025-07-17T11:13:00Z">
        <w:r>
          <w:rPr>
            <w:rFonts w:ascii="Algerian" w:hAnsi="Algerian"/>
            <w:sz w:val="24"/>
          </w:rPr>
          <w:t>7</w:t>
        </w:r>
      </w:ins>
      <w:del w:id="62" w:author="Yusuf" w:date="2025-07-17T11:03:00Z">
        <w:r w:rsidR="006A4079" w:rsidRPr="009B7F7A" w:rsidDel="00AA2365">
          <w:rPr>
            <w:rFonts w:ascii="Algerian" w:hAnsi="Algerian"/>
            <w:sz w:val="24"/>
            <w:rPrChange w:id="63" w:author="Yusuf" w:date="2025-07-17T10:28:00Z">
              <w:rPr>
                <w:rFonts w:ascii="Algerian" w:hAnsi="Algerian"/>
              </w:rPr>
            </w:rPrChange>
          </w:rPr>
          <w:delText>3</w:delText>
        </w:r>
      </w:del>
      <w:r w:rsidR="006A4079" w:rsidRPr="009B7F7A">
        <w:rPr>
          <w:rFonts w:ascii="Algerian" w:hAnsi="Algerian"/>
          <w:sz w:val="24"/>
          <w:rPrChange w:id="64" w:author="Yusuf" w:date="2025-07-17T10:28:00Z">
            <w:rPr>
              <w:rFonts w:ascii="Algerian" w:hAnsi="Algerian"/>
            </w:rPr>
          </w:rPrChange>
        </w:rPr>
        <w:t xml:space="preserve">. </w:t>
      </w:r>
      <w:r w:rsidR="006A4079" w:rsidRPr="009B7F7A">
        <w:rPr>
          <w:rFonts w:ascii="Times New Roman" w:hAnsi="Times New Roman" w:cs="Times New Roman"/>
          <w:sz w:val="24"/>
          <w:rPrChange w:id="65" w:author="Yusuf" w:date="2025-07-17T10:28:00Z">
            <w:rPr>
              <w:rFonts w:ascii="Times New Roman" w:hAnsi="Times New Roman" w:cs="Times New Roman"/>
            </w:rPr>
          </w:rPrChange>
        </w:rPr>
        <w:t>⁠</w:t>
      </w:r>
      <w:r w:rsidR="006A4079" w:rsidRPr="009B7F7A">
        <w:rPr>
          <w:rFonts w:ascii="Algerian" w:hAnsi="Algerian"/>
          <w:sz w:val="24"/>
          <w:rPrChange w:id="66" w:author="Yusuf" w:date="2025-07-17T10:28:00Z">
            <w:rPr>
              <w:rFonts w:ascii="Algerian" w:hAnsi="Algerian"/>
            </w:rPr>
          </w:rPrChange>
        </w:rPr>
        <w:t>SALAUDEEN ABDULRASHEED OLAKUNLE- SPORT DIRECTOR 2 (24/25)</w:t>
      </w:r>
    </w:p>
    <w:p w:rsidR="00950DC9" w:rsidRPr="00AA2365" w:rsidDel="00AA2365" w:rsidRDefault="006A4079" w:rsidP="00AA2365">
      <w:pPr>
        <w:rPr>
          <w:del w:id="67" w:author="Yusuf" w:date="2025-07-17T11:03:00Z"/>
          <w:rFonts w:ascii="Algerian" w:hAnsi="Algerian"/>
          <w:sz w:val="24"/>
          <w:rPrChange w:id="68" w:author="Yusuf" w:date="2025-07-17T11:03:00Z">
            <w:rPr>
              <w:del w:id="69" w:author="Yusuf" w:date="2025-07-17T11:03:00Z"/>
              <w:rFonts w:ascii="Algerian" w:hAnsi="Algerian"/>
            </w:rPr>
          </w:rPrChange>
        </w:rPr>
        <w:pPrChange w:id="70" w:author="Yusuf" w:date="2025-07-17T11:03:00Z">
          <w:pPr>
            <w:pStyle w:val="ListParagraph"/>
          </w:pPr>
        </w:pPrChange>
      </w:pPr>
      <w:del w:id="71" w:author="Yusuf" w:date="2025-07-17T11:03:00Z">
        <w:r w:rsidRPr="00AA2365" w:rsidDel="00AA2365">
          <w:rPr>
            <w:rFonts w:ascii="Algerian" w:hAnsi="Algerian"/>
            <w:sz w:val="24"/>
            <w:rPrChange w:id="72" w:author="Yusuf" w:date="2025-07-17T11:03:00Z">
              <w:rPr>
                <w:rFonts w:ascii="Algerian" w:hAnsi="Algerian"/>
              </w:rPr>
            </w:rPrChange>
          </w:rPr>
          <w:delText>4</w:delText>
        </w:r>
      </w:del>
      <w:moveFromRangeStart w:id="73" w:author="Yusuf" w:date="2025-07-17T10:57:00Z" w:name="move203642271"/>
      <w:moveFrom w:id="74" w:author="Yusuf" w:date="2025-07-17T10:57:00Z">
        <w:del w:id="75" w:author="Yusuf" w:date="2025-07-17T11:03:00Z">
          <w:r w:rsidRPr="00AA2365" w:rsidDel="00AA2365">
            <w:rPr>
              <w:rFonts w:ascii="Algerian" w:hAnsi="Algerian"/>
              <w:sz w:val="24"/>
              <w:rPrChange w:id="76" w:author="Yusuf" w:date="2025-07-17T11:03:00Z">
                <w:rPr>
                  <w:rFonts w:ascii="Algerian" w:hAnsi="Algerian"/>
                </w:rPr>
              </w:rPrChange>
            </w:rPr>
            <w:delText>. YUSUFF RIDWAN F. - SPECIAL ADV</w:delText>
          </w:r>
          <w:r w:rsidRPr="00AA2365" w:rsidDel="00AA2365">
            <w:rPr>
              <w:rFonts w:ascii="Algerian" w:hAnsi="Algerian"/>
              <w:sz w:val="24"/>
              <w:rPrChange w:id="77" w:author="Yusuf" w:date="2025-07-17T11:03:00Z">
                <w:rPr>
                  <w:rFonts w:ascii="Algerian" w:hAnsi="Algerian"/>
                </w:rPr>
              </w:rPrChange>
            </w:rPr>
            <w:delText>ISER &amp; NAOS NATIONAL TRESURER (24/25 &amp; 25/26) 09134059259</w:delText>
          </w:r>
        </w:del>
      </w:moveFrom>
    </w:p>
    <w:moveFromRangeEnd w:id="73"/>
    <w:p w:rsidR="00950DC9" w:rsidRPr="009B7F7A" w:rsidDel="00FA309C" w:rsidRDefault="006A4079" w:rsidP="00AA2365">
      <w:pPr>
        <w:pStyle w:val="ListParagraph"/>
        <w:rPr>
          <w:del w:id="78" w:author="Yusuf" w:date="2025-07-17T11:13:00Z"/>
          <w:rPrChange w:id="79" w:author="Yusuf" w:date="2025-07-17T10:28:00Z">
            <w:rPr>
              <w:del w:id="80" w:author="Yusuf" w:date="2025-07-17T11:13:00Z"/>
              <w:rFonts w:ascii="Algerian" w:hAnsi="Algerian"/>
            </w:rPr>
          </w:rPrChange>
        </w:rPr>
        <w:pPrChange w:id="81" w:author="Yusuf" w:date="2025-07-17T11:04:00Z">
          <w:pPr>
            <w:pStyle w:val="ListParagraph"/>
          </w:pPr>
        </w:pPrChange>
      </w:pPr>
      <w:del w:id="82" w:author="Yusuf" w:date="2025-07-17T11:03:00Z">
        <w:r w:rsidRPr="009B7F7A" w:rsidDel="00AA2365">
          <w:rPr>
            <w:rPrChange w:id="83" w:author="Yusuf" w:date="2025-07-17T10:28:00Z">
              <w:rPr>
                <w:rFonts w:ascii="Algerian" w:hAnsi="Algerian"/>
              </w:rPr>
            </w:rPrChange>
          </w:rPr>
          <w:delText>5.</w:delText>
        </w:r>
        <w:r w:rsidRPr="009B7F7A" w:rsidDel="00AA2365">
          <w:rPr>
            <w:rPrChange w:id="84" w:author="Yusuf" w:date="2025-07-17T10:28:00Z">
              <w:rPr>
                <w:rFonts w:ascii="Algerian" w:hAnsi="Algerian"/>
              </w:rPr>
            </w:rPrChange>
          </w:rPr>
          <w:delText xml:space="preserve"> </w:delText>
        </w:r>
      </w:del>
      <w:moveFromRangeStart w:id="85" w:author="Yusuf" w:date="2025-07-17T10:44:00Z" w:name="move203641508"/>
      <w:moveFrom w:id="86" w:author="Yusuf" w:date="2025-07-17T10:44:00Z">
        <w:r w:rsidRPr="009B7F7A" w:rsidDel="002E15CB">
          <w:rPr>
            <w:rPrChange w:id="87" w:author="Yusuf" w:date="2025-07-17T10:28:00Z">
              <w:rPr>
                <w:rFonts w:ascii="Algerian" w:hAnsi="Algerian"/>
              </w:rPr>
            </w:rPrChange>
          </w:rPr>
          <w:t>Zakariyah Aishat. I –VICE -PRESIDENT (24/25 &amp;25/26) 09152521198</w:t>
        </w:r>
      </w:moveFrom>
      <w:moveFromRangeEnd w:id="85"/>
    </w:p>
    <w:p w:rsidR="00950DC9" w:rsidRPr="00FA309C" w:rsidDel="00FA309C" w:rsidRDefault="006A4079" w:rsidP="00FA309C">
      <w:pPr>
        <w:rPr>
          <w:del w:id="88" w:author="Yusuf" w:date="2025-07-17T11:12:00Z"/>
          <w:rFonts w:ascii="Algerian" w:hAnsi="Algerian"/>
          <w:sz w:val="24"/>
          <w:rPrChange w:id="89" w:author="Yusuf" w:date="2025-07-17T11:13:00Z">
            <w:rPr>
              <w:del w:id="90" w:author="Yusuf" w:date="2025-07-17T11:12:00Z"/>
              <w:rFonts w:ascii="Algerian" w:hAnsi="Algerian"/>
            </w:rPr>
          </w:rPrChange>
        </w:rPr>
        <w:pPrChange w:id="91" w:author="Yusuf" w:date="2025-07-17T11:13:00Z">
          <w:pPr>
            <w:pStyle w:val="ListParagraph"/>
          </w:pPr>
        </w:pPrChange>
      </w:pPr>
      <w:del w:id="92" w:author="Yusuf" w:date="2025-07-17T11:04:00Z">
        <w:r w:rsidRPr="00FA309C" w:rsidDel="00AA2365">
          <w:rPr>
            <w:rFonts w:ascii="Algerian" w:hAnsi="Algerian"/>
            <w:sz w:val="24"/>
            <w:rPrChange w:id="93" w:author="Yusuf" w:date="2025-07-17T11:13:00Z">
              <w:rPr>
                <w:rFonts w:ascii="Algerian" w:hAnsi="Algerian"/>
              </w:rPr>
            </w:rPrChange>
          </w:rPr>
          <w:delText>6</w:delText>
        </w:r>
      </w:del>
      <w:del w:id="94" w:author="Yusuf" w:date="2025-07-17T11:13:00Z">
        <w:r w:rsidRPr="00FA309C" w:rsidDel="00FA309C">
          <w:rPr>
            <w:rFonts w:ascii="Algerian" w:hAnsi="Algerian"/>
            <w:sz w:val="24"/>
            <w:rPrChange w:id="95" w:author="Yusuf" w:date="2025-07-17T11:13:00Z">
              <w:rPr>
                <w:rFonts w:ascii="Algerian" w:hAnsi="Algerian"/>
              </w:rPr>
            </w:rPrChange>
          </w:rPr>
          <w:delText xml:space="preserve">. </w:delText>
        </w:r>
      </w:del>
      <w:del w:id="96" w:author="Yusuf" w:date="2025-07-17T11:12:00Z">
        <w:r w:rsidRPr="00FA309C" w:rsidDel="00FA309C">
          <w:rPr>
            <w:rFonts w:ascii="Times New Roman" w:hAnsi="Times New Roman" w:cs="Times New Roman"/>
            <w:sz w:val="24"/>
            <w:rPrChange w:id="97" w:author="Yusuf" w:date="2025-07-17T11:13:00Z">
              <w:rPr>
                <w:rFonts w:ascii="Times New Roman" w:hAnsi="Times New Roman" w:cs="Times New Roman"/>
              </w:rPr>
            </w:rPrChange>
          </w:rPr>
          <w:delText>⁠</w:delText>
        </w:r>
        <w:r w:rsidRPr="00FA309C" w:rsidDel="00FA309C">
          <w:rPr>
            <w:rFonts w:ascii="Algerian" w:hAnsi="Algerian"/>
            <w:sz w:val="24"/>
            <w:rPrChange w:id="98" w:author="Yusuf" w:date="2025-07-17T11:13:00Z">
              <w:rPr>
                <w:rFonts w:ascii="Algerian" w:hAnsi="Algerian"/>
              </w:rPr>
            </w:rPrChange>
          </w:rPr>
          <w:delText xml:space="preserve">Abdulrahman Ibraheem Akinkunle- FOSS PRESIDENT (22/23) </w:delText>
        </w:r>
      </w:del>
    </w:p>
    <w:p w:rsidR="00950DC9" w:rsidRPr="009B7F7A" w:rsidRDefault="006A4079" w:rsidP="00FA309C">
      <w:pPr>
        <w:pStyle w:val="ListParagraph"/>
        <w:rPr>
          <w:rPrChange w:id="99" w:author="Yusuf" w:date="2025-07-17T10:28:00Z">
            <w:rPr>
              <w:rFonts w:ascii="Algerian" w:hAnsi="Algerian"/>
            </w:rPr>
          </w:rPrChange>
        </w:rPr>
        <w:pPrChange w:id="100" w:author="Yusuf" w:date="2025-07-17T11:13:00Z">
          <w:pPr>
            <w:pStyle w:val="ListParagraph"/>
          </w:pPr>
        </w:pPrChange>
      </w:pPr>
      <w:del w:id="101" w:author="Yusuf" w:date="2025-07-17T11:12:00Z">
        <w:r w:rsidRPr="009B7F7A" w:rsidDel="00FA309C">
          <w:rPr>
            <w:rPrChange w:id="102" w:author="Yusuf" w:date="2025-07-17T10:28:00Z">
              <w:rPr>
                <w:rFonts w:ascii="Algerian" w:hAnsi="Algerian"/>
              </w:rPr>
            </w:rPrChange>
          </w:rPr>
          <w:delText>08072184857</w:delText>
        </w:r>
      </w:del>
    </w:p>
    <w:p w:rsidR="00950DC9" w:rsidRPr="009B7F7A" w:rsidRDefault="00AA2365" w:rsidP="009B7F7A">
      <w:pPr>
        <w:pStyle w:val="ListParagraph"/>
        <w:rPr>
          <w:rFonts w:ascii="Algerian" w:hAnsi="Algerian"/>
          <w:sz w:val="24"/>
          <w:rPrChange w:id="103" w:author="Yusuf" w:date="2025-07-17T10:28:00Z">
            <w:rPr>
              <w:rFonts w:ascii="Algerian" w:hAnsi="Algerian"/>
            </w:rPr>
          </w:rPrChange>
        </w:rPr>
      </w:pPr>
      <w:ins w:id="104" w:author="Yusuf" w:date="2025-07-17T11:04:00Z">
        <w:r>
          <w:rPr>
            <w:rFonts w:ascii="Algerian" w:hAnsi="Algerian"/>
            <w:sz w:val="24"/>
          </w:rPr>
          <w:t>8</w:t>
        </w:r>
      </w:ins>
      <w:del w:id="105" w:author="Yusuf" w:date="2025-07-17T11:04:00Z">
        <w:r w:rsidR="006A4079" w:rsidRPr="009B7F7A" w:rsidDel="00AA2365">
          <w:rPr>
            <w:rFonts w:ascii="Algerian" w:hAnsi="Algerian"/>
            <w:sz w:val="24"/>
            <w:rPrChange w:id="106" w:author="Yusuf" w:date="2025-07-17T10:28:00Z">
              <w:rPr>
                <w:rFonts w:ascii="Algerian" w:hAnsi="Algerian"/>
              </w:rPr>
            </w:rPrChange>
          </w:rPr>
          <w:delText>7</w:delText>
        </w:r>
      </w:del>
      <w:r w:rsidR="006A4079" w:rsidRPr="009B7F7A">
        <w:rPr>
          <w:rFonts w:ascii="Algerian" w:hAnsi="Algerian"/>
          <w:sz w:val="24"/>
          <w:rPrChange w:id="107" w:author="Yusuf" w:date="2025-07-17T10:28:00Z">
            <w:rPr>
              <w:rFonts w:ascii="Algerian" w:hAnsi="Algerian"/>
            </w:rPr>
          </w:rPrChange>
        </w:rPr>
        <w:t xml:space="preserve">. AZEEZ AISHAT </w:t>
      </w:r>
      <w:proofErr w:type="gramStart"/>
      <w:r w:rsidR="006A4079" w:rsidRPr="009B7F7A">
        <w:rPr>
          <w:rFonts w:ascii="Algerian" w:hAnsi="Algerian"/>
          <w:sz w:val="24"/>
          <w:rPrChange w:id="108" w:author="Yusuf" w:date="2025-07-17T10:28:00Z">
            <w:rPr>
              <w:rFonts w:ascii="Algerian" w:hAnsi="Algerian"/>
            </w:rPr>
          </w:rPrChange>
        </w:rPr>
        <w:t>FOLASHADE  -</w:t>
      </w:r>
      <w:proofErr w:type="gramEnd"/>
      <w:r w:rsidR="006A4079" w:rsidRPr="009B7F7A">
        <w:rPr>
          <w:rFonts w:ascii="Algerian" w:hAnsi="Algerian"/>
          <w:sz w:val="24"/>
          <w:rPrChange w:id="109" w:author="Yusuf" w:date="2025-07-17T10:28:00Z">
            <w:rPr>
              <w:rFonts w:ascii="Algerian" w:hAnsi="Algerian"/>
            </w:rPr>
          </w:rPrChange>
        </w:rPr>
        <w:t xml:space="preserve"> SOCIAL DIRECTOR 1 08111145458</w:t>
      </w:r>
    </w:p>
    <w:p w:rsidR="00950DC9" w:rsidRPr="009B7F7A" w:rsidRDefault="00AA2365" w:rsidP="009B7F7A">
      <w:pPr>
        <w:pStyle w:val="ListParagraph"/>
        <w:rPr>
          <w:rFonts w:ascii="Algerian" w:hAnsi="Algerian"/>
          <w:sz w:val="24"/>
          <w:rPrChange w:id="110" w:author="Yusuf" w:date="2025-07-17T10:28:00Z">
            <w:rPr>
              <w:rFonts w:ascii="Algerian" w:hAnsi="Algerian"/>
            </w:rPr>
          </w:rPrChange>
        </w:rPr>
      </w:pPr>
      <w:ins w:id="111" w:author="Yusuf" w:date="2025-07-17T11:04:00Z">
        <w:r>
          <w:rPr>
            <w:rFonts w:ascii="Algerian" w:hAnsi="Algerian"/>
            <w:sz w:val="24"/>
          </w:rPr>
          <w:t>9</w:t>
        </w:r>
      </w:ins>
      <w:del w:id="112" w:author="Yusuf" w:date="2025-07-17T11:04:00Z">
        <w:r w:rsidR="006A4079" w:rsidRPr="009B7F7A" w:rsidDel="00AA2365">
          <w:rPr>
            <w:rFonts w:ascii="Algerian" w:hAnsi="Algerian"/>
            <w:sz w:val="24"/>
            <w:rPrChange w:id="113" w:author="Yusuf" w:date="2025-07-17T10:28:00Z">
              <w:rPr>
                <w:rFonts w:ascii="Algerian" w:hAnsi="Algerian"/>
              </w:rPr>
            </w:rPrChange>
          </w:rPr>
          <w:delText>8</w:delText>
        </w:r>
      </w:del>
      <w:r w:rsidR="006A4079" w:rsidRPr="009B7F7A">
        <w:rPr>
          <w:rFonts w:ascii="Algerian" w:hAnsi="Algerian"/>
          <w:sz w:val="24"/>
          <w:rPrChange w:id="114" w:author="Yusuf" w:date="2025-07-17T10:28:00Z">
            <w:rPr>
              <w:rFonts w:ascii="Algerian" w:hAnsi="Algerian"/>
            </w:rPr>
          </w:rPrChange>
        </w:rPr>
        <w:t xml:space="preserve">. </w:t>
      </w:r>
      <w:r w:rsidR="006A4079" w:rsidRPr="009B7F7A">
        <w:rPr>
          <w:rFonts w:ascii="Times New Roman" w:hAnsi="Times New Roman" w:cs="Times New Roman"/>
          <w:sz w:val="24"/>
          <w:rPrChange w:id="115" w:author="Yusuf" w:date="2025-07-17T10:28:00Z">
            <w:rPr>
              <w:rFonts w:ascii="Times New Roman" w:hAnsi="Times New Roman" w:cs="Times New Roman"/>
            </w:rPr>
          </w:rPrChange>
        </w:rPr>
        <w:t>⁠</w:t>
      </w:r>
      <w:r w:rsidR="006A4079" w:rsidRPr="009B7F7A">
        <w:rPr>
          <w:rFonts w:ascii="Algerian" w:hAnsi="Algerian"/>
          <w:sz w:val="24"/>
          <w:rPrChange w:id="116" w:author="Yusuf" w:date="2025-07-17T10:28:00Z">
            <w:rPr>
              <w:rFonts w:ascii="Algerian" w:hAnsi="Algerian"/>
            </w:rPr>
          </w:rPrChange>
        </w:rPr>
        <w:t>MUSLIM ABDULWADUD ADEYINKA-P.R.O 1 (24/25)</w:t>
      </w:r>
      <w:r w:rsidR="00A048EF" w:rsidRPr="009B7F7A">
        <w:rPr>
          <w:rFonts w:ascii="Algerian" w:hAnsi="Algerian"/>
          <w:sz w:val="24"/>
          <w:rPrChange w:id="117" w:author="Yusuf" w:date="2025-07-17T10:28:00Z">
            <w:rPr>
              <w:rFonts w:ascii="Algerian" w:hAnsi="Algerian"/>
            </w:rPr>
          </w:rPrChange>
        </w:rPr>
        <w:t xml:space="preserve"> </w:t>
      </w:r>
      <w:r w:rsidR="006A4079" w:rsidRPr="009B7F7A">
        <w:rPr>
          <w:rFonts w:ascii="Algerian" w:hAnsi="Algerian"/>
          <w:sz w:val="24"/>
          <w:rPrChange w:id="118" w:author="Yusuf" w:date="2025-07-17T10:28:00Z">
            <w:rPr>
              <w:rFonts w:ascii="Algerian" w:hAnsi="Algerian"/>
            </w:rPr>
          </w:rPrChange>
        </w:rPr>
        <w:t>07035432423</w:t>
      </w:r>
    </w:p>
    <w:p w:rsidR="00950DC9" w:rsidRPr="009B7F7A" w:rsidRDefault="00AA2365" w:rsidP="009B7F7A">
      <w:pPr>
        <w:pStyle w:val="ListParagraph"/>
        <w:rPr>
          <w:rFonts w:ascii="Algerian" w:hAnsi="Algerian"/>
          <w:sz w:val="24"/>
          <w:rPrChange w:id="119" w:author="Yusuf" w:date="2025-07-17T10:28:00Z">
            <w:rPr>
              <w:rFonts w:ascii="Algerian" w:hAnsi="Algerian"/>
            </w:rPr>
          </w:rPrChange>
        </w:rPr>
      </w:pPr>
      <w:ins w:id="120" w:author="Yusuf" w:date="2025-07-17T11:04:00Z">
        <w:r>
          <w:rPr>
            <w:rFonts w:ascii="Algerian" w:hAnsi="Algerian"/>
            <w:sz w:val="24"/>
          </w:rPr>
          <w:t>10</w:t>
        </w:r>
      </w:ins>
      <w:del w:id="121" w:author="Yusuf" w:date="2025-07-17T11:04:00Z">
        <w:r w:rsidR="006A4079" w:rsidRPr="009B7F7A" w:rsidDel="00AA2365">
          <w:rPr>
            <w:rFonts w:ascii="Algerian" w:hAnsi="Algerian"/>
            <w:sz w:val="24"/>
            <w:rPrChange w:id="122" w:author="Yusuf" w:date="2025-07-17T10:28:00Z">
              <w:rPr>
                <w:rFonts w:ascii="Algerian" w:hAnsi="Algerian"/>
              </w:rPr>
            </w:rPrChange>
          </w:rPr>
          <w:delText>9</w:delText>
        </w:r>
      </w:del>
      <w:r w:rsidR="006A4079" w:rsidRPr="009B7F7A">
        <w:rPr>
          <w:rFonts w:ascii="Algerian" w:hAnsi="Algerian"/>
          <w:sz w:val="24"/>
          <w:rPrChange w:id="123" w:author="Yusuf" w:date="2025-07-17T10:28:00Z">
            <w:rPr>
              <w:rFonts w:ascii="Algerian" w:hAnsi="Algerian"/>
            </w:rPr>
          </w:rPrChange>
        </w:rPr>
        <w:t>. IDOWU SELIMOT TOMIWA --SOCIAL DIRECTOR 2(24/25) 09061500768</w:t>
      </w:r>
    </w:p>
    <w:p w:rsidR="00950DC9" w:rsidRPr="009B7F7A" w:rsidRDefault="006A4079" w:rsidP="009B7F7A">
      <w:pPr>
        <w:pStyle w:val="ListParagraph"/>
        <w:rPr>
          <w:rFonts w:ascii="Algerian" w:hAnsi="Algerian"/>
          <w:sz w:val="24"/>
          <w:rPrChange w:id="124" w:author="Yusuf" w:date="2025-07-17T10:28:00Z">
            <w:rPr>
              <w:rFonts w:ascii="Algerian" w:hAnsi="Algerian"/>
            </w:rPr>
          </w:rPrChange>
        </w:rPr>
      </w:pPr>
      <w:r w:rsidRPr="009B7F7A">
        <w:rPr>
          <w:rFonts w:ascii="Algerian" w:hAnsi="Algerian"/>
          <w:sz w:val="24"/>
          <w:rPrChange w:id="125" w:author="Yusuf" w:date="2025-07-17T10:28:00Z">
            <w:rPr>
              <w:rFonts w:ascii="Algerian" w:hAnsi="Algerian"/>
            </w:rPr>
          </w:rPrChange>
        </w:rPr>
        <w:t>1</w:t>
      </w:r>
      <w:ins w:id="126" w:author="Yusuf" w:date="2025-07-17T11:04:00Z">
        <w:r w:rsidR="00AA2365">
          <w:rPr>
            <w:rFonts w:ascii="Algerian" w:hAnsi="Algerian"/>
            <w:sz w:val="24"/>
          </w:rPr>
          <w:t>1</w:t>
        </w:r>
      </w:ins>
      <w:del w:id="127" w:author="Yusuf" w:date="2025-07-17T11:04:00Z">
        <w:r w:rsidRPr="009B7F7A" w:rsidDel="00AA2365">
          <w:rPr>
            <w:rFonts w:ascii="Algerian" w:hAnsi="Algerian"/>
            <w:sz w:val="24"/>
            <w:rPrChange w:id="128" w:author="Yusuf" w:date="2025-07-17T10:28:00Z">
              <w:rPr>
                <w:rFonts w:ascii="Algerian" w:hAnsi="Algerian"/>
              </w:rPr>
            </w:rPrChange>
          </w:rPr>
          <w:delText>0</w:delText>
        </w:r>
      </w:del>
      <w:r w:rsidRPr="009B7F7A">
        <w:rPr>
          <w:rFonts w:ascii="Algerian" w:hAnsi="Algerian"/>
          <w:sz w:val="24"/>
          <w:rPrChange w:id="129" w:author="Yusuf" w:date="2025-07-17T10:28:00Z">
            <w:rPr>
              <w:rFonts w:ascii="Algerian" w:hAnsi="Algerian"/>
            </w:rPr>
          </w:rPrChange>
        </w:rPr>
        <w:t>. YUSUFF KHADIJAT OYEKEMI -PRO 2 (24/25) 08083313585.</w:t>
      </w:r>
    </w:p>
    <w:p w:rsidR="0011480A" w:rsidRPr="00AA2365" w:rsidRDefault="006A4079" w:rsidP="00AA2365">
      <w:pPr>
        <w:pStyle w:val="ListParagraph"/>
        <w:rPr>
          <w:rFonts w:ascii="Algerian" w:hAnsi="Algerian"/>
          <w:sz w:val="24"/>
          <w:rPrChange w:id="130" w:author="Yusuf" w:date="2025-07-17T11:04:00Z">
            <w:rPr>
              <w:rFonts w:ascii="Algerian" w:hAnsi="Algerian"/>
            </w:rPr>
          </w:rPrChange>
        </w:rPr>
        <w:pPrChange w:id="131" w:author="Yusuf" w:date="2025-07-17T11:04:00Z">
          <w:pPr>
            <w:pStyle w:val="ListParagraph"/>
          </w:pPr>
        </w:pPrChange>
      </w:pPr>
      <w:r w:rsidRPr="009B7F7A">
        <w:rPr>
          <w:rFonts w:ascii="Algerian" w:hAnsi="Algerian"/>
          <w:sz w:val="24"/>
          <w:rPrChange w:id="132" w:author="Yusuf" w:date="2025-07-17T10:28:00Z">
            <w:rPr>
              <w:rFonts w:ascii="Algerian" w:hAnsi="Algerian"/>
            </w:rPr>
          </w:rPrChange>
        </w:rPr>
        <w:t>1</w:t>
      </w:r>
      <w:ins w:id="133" w:author="Yusuf" w:date="2025-07-17T11:04:00Z">
        <w:r w:rsidR="00AA2365">
          <w:rPr>
            <w:rFonts w:ascii="Algerian" w:hAnsi="Algerian"/>
            <w:sz w:val="24"/>
          </w:rPr>
          <w:t>2</w:t>
        </w:r>
      </w:ins>
      <w:del w:id="134" w:author="Yusuf" w:date="2025-07-17T11:04:00Z">
        <w:r w:rsidRPr="009B7F7A" w:rsidDel="00AA2365">
          <w:rPr>
            <w:rFonts w:ascii="Algerian" w:hAnsi="Algerian"/>
            <w:sz w:val="24"/>
            <w:rPrChange w:id="135" w:author="Yusuf" w:date="2025-07-17T10:28:00Z">
              <w:rPr>
                <w:rFonts w:ascii="Algerian" w:hAnsi="Algerian"/>
              </w:rPr>
            </w:rPrChange>
          </w:rPr>
          <w:delText>1</w:delText>
        </w:r>
      </w:del>
      <w:r w:rsidRPr="009B7F7A">
        <w:rPr>
          <w:rFonts w:ascii="Algerian" w:hAnsi="Algerian"/>
          <w:sz w:val="24"/>
          <w:rPrChange w:id="136" w:author="Yusuf" w:date="2025-07-17T10:28:00Z">
            <w:rPr>
              <w:rFonts w:ascii="Algerian" w:hAnsi="Algerian"/>
            </w:rPr>
          </w:rPrChange>
        </w:rPr>
        <w:t>. MOSHOOD ABDULRASHEED -- FINAN</w:t>
      </w:r>
      <w:r w:rsidR="00A048EF" w:rsidRPr="009B7F7A">
        <w:rPr>
          <w:rFonts w:ascii="Algerian" w:hAnsi="Algerian"/>
          <w:sz w:val="24"/>
          <w:rPrChange w:id="137" w:author="Yusuf" w:date="2025-07-17T10:28:00Z">
            <w:rPr>
              <w:rFonts w:ascii="Algerian" w:hAnsi="Algerian"/>
            </w:rPr>
          </w:rPrChange>
        </w:rPr>
        <w:t>CIAL Secretary</w:t>
      </w:r>
      <w:ins w:id="138" w:author="Yusuf" w:date="2025-07-17T11:16:00Z">
        <w:r w:rsidR="000A5B21">
          <w:rPr>
            <w:rFonts w:ascii="Algerian" w:hAnsi="Algerian"/>
            <w:sz w:val="24"/>
          </w:rPr>
          <w:t xml:space="preserve"> &amp; NAOS NAT. HONOURABLE</w:t>
        </w:r>
      </w:ins>
      <w:r w:rsidR="00A048EF" w:rsidRPr="009B7F7A">
        <w:rPr>
          <w:rFonts w:ascii="Algerian" w:hAnsi="Algerian"/>
          <w:sz w:val="24"/>
          <w:rPrChange w:id="139" w:author="Yusuf" w:date="2025-07-17T10:28:00Z">
            <w:rPr>
              <w:rFonts w:ascii="Algerian" w:hAnsi="Algerian"/>
            </w:rPr>
          </w:rPrChange>
        </w:rPr>
        <w:t xml:space="preserve"> (2</w:t>
      </w:r>
      <w:ins w:id="140" w:author="Yusuf" w:date="2025-07-17T11:16:00Z">
        <w:r w:rsidR="000A5B21">
          <w:rPr>
            <w:rFonts w:ascii="Algerian" w:hAnsi="Algerian"/>
            <w:sz w:val="24"/>
          </w:rPr>
          <w:t>3</w:t>
        </w:r>
      </w:ins>
      <w:del w:id="141" w:author="Yusuf" w:date="2025-07-17T11:16:00Z">
        <w:r w:rsidR="00A048EF" w:rsidRPr="009B7F7A" w:rsidDel="000A5B21">
          <w:rPr>
            <w:rFonts w:ascii="Algerian" w:hAnsi="Algerian"/>
            <w:sz w:val="24"/>
            <w:rPrChange w:id="142" w:author="Yusuf" w:date="2025-07-17T10:28:00Z">
              <w:rPr>
                <w:rFonts w:ascii="Algerian" w:hAnsi="Algerian"/>
              </w:rPr>
            </w:rPrChange>
          </w:rPr>
          <w:delText>2</w:delText>
        </w:r>
      </w:del>
      <w:r w:rsidR="00A048EF" w:rsidRPr="009B7F7A">
        <w:rPr>
          <w:rFonts w:ascii="Algerian" w:hAnsi="Algerian"/>
          <w:sz w:val="24"/>
          <w:rPrChange w:id="143" w:author="Yusuf" w:date="2025-07-17T10:28:00Z">
            <w:rPr>
              <w:rFonts w:ascii="Algerian" w:hAnsi="Algerian"/>
            </w:rPr>
          </w:rPrChange>
        </w:rPr>
        <w:t>/2</w:t>
      </w:r>
      <w:ins w:id="144" w:author="Yusuf" w:date="2025-07-17T11:16:00Z">
        <w:r w:rsidR="000A5B21">
          <w:rPr>
            <w:rFonts w:ascii="Algerian" w:hAnsi="Algerian"/>
            <w:sz w:val="24"/>
          </w:rPr>
          <w:t>4</w:t>
        </w:r>
      </w:ins>
      <w:del w:id="145" w:author="Yusuf" w:date="2025-07-17T11:16:00Z">
        <w:r w:rsidR="00A048EF" w:rsidRPr="009B7F7A" w:rsidDel="000A5B21">
          <w:rPr>
            <w:rFonts w:ascii="Algerian" w:hAnsi="Algerian"/>
            <w:sz w:val="24"/>
            <w:rPrChange w:id="146" w:author="Yusuf" w:date="2025-07-17T10:28:00Z">
              <w:rPr>
                <w:rFonts w:ascii="Algerian" w:hAnsi="Algerian"/>
              </w:rPr>
            </w:rPrChange>
          </w:rPr>
          <w:delText>3</w:delText>
        </w:r>
      </w:del>
      <w:r w:rsidR="00A048EF" w:rsidRPr="009B7F7A">
        <w:rPr>
          <w:rFonts w:ascii="Algerian" w:hAnsi="Algerian"/>
          <w:sz w:val="24"/>
          <w:rPrChange w:id="147" w:author="Yusuf" w:date="2025-07-17T10:28:00Z">
            <w:rPr>
              <w:rFonts w:ascii="Algerian" w:hAnsi="Algerian"/>
            </w:rPr>
          </w:rPrChange>
        </w:rPr>
        <w:t xml:space="preserve"> &amp; 24/25) </w:t>
      </w:r>
      <w:r w:rsidRPr="009B7F7A">
        <w:rPr>
          <w:rFonts w:ascii="Algerian" w:hAnsi="Algerian"/>
          <w:sz w:val="24"/>
          <w:rPrChange w:id="148" w:author="Yusuf" w:date="2025-07-17T10:28:00Z">
            <w:rPr>
              <w:rFonts w:ascii="Algerian" w:hAnsi="Algerian"/>
            </w:rPr>
          </w:rPrChange>
        </w:rPr>
        <w:t>07062126052</w:t>
      </w:r>
      <w:ins w:id="149" w:author="Yusuf" w:date="2025-07-17T10:43:00Z">
        <w:r w:rsidR="002E15CB" w:rsidRPr="00AA2365">
          <w:rPr>
            <w:rFonts w:ascii="Algerian" w:hAnsi="Algerian"/>
            <w:sz w:val="24"/>
            <w:rPrChange w:id="150" w:author="Yusuf" w:date="2025-07-17T11:04:00Z">
              <w:rPr/>
            </w:rPrChange>
          </w:rPr>
          <w:t xml:space="preserve"> </w:t>
        </w:r>
      </w:ins>
    </w:p>
    <w:p w:rsidR="00950DC9" w:rsidRDefault="006A4079" w:rsidP="009B7F7A">
      <w:pPr>
        <w:pStyle w:val="ListParagraph"/>
        <w:rPr>
          <w:ins w:id="151" w:author="Yusuf" w:date="2025-07-17T10:32:00Z"/>
          <w:rFonts w:ascii="Algerian" w:hAnsi="Algerian"/>
          <w:sz w:val="24"/>
        </w:rPr>
      </w:pPr>
      <w:r w:rsidRPr="009B7F7A">
        <w:rPr>
          <w:rFonts w:ascii="Algerian" w:hAnsi="Algerian"/>
          <w:sz w:val="24"/>
          <w:rPrChange w:id="152" w:author="Yusuf" w:date="2025-07-17T10:28:00Z">
            <w:rPr>
              <w:rFonts w:ascii="Algerian" w:hAnsi="Algerian"/>
            </w:rPr>
          </w:rPrChange>
        </w:rPr>
        <w:t>1</w:t>
      </w:r>
      <w:ins w:id="153" w:author="Yusuf" w:date="2025-07-17T11:04:00Z">
        <w:r w:rsidR="00AA2365">
          <w:rPr>
            <w:rFonts w:ascii="Algerian" w:hAnsi="Algerian"/>
            <w:sz w:val="24"/>
          </w:rPr>
          <w:t>3</w:t>
        </w:r>
      </w:ins>
      <w:del w:id="154" w:author="Yusuf" w:date="2025-07-17T11:04:00Z">
        <w:r w:rsidRPr="009B7F7A" w:rsidDel="00AA2365">
          <w:rPr>
            <w:rFonts w:ascii="Algerian" w:hAnsi="Algerian"/>
            <w:sz w:val="24"/>
            <w:rPrChange w:id="155" w:author="Yusuf" w:date="2025-07-17T10:28:00Z">
              <w:rPr>
                <w:rFonts w:ascii="Algerian" w:hAnsi="Algerian"/>
              </w:rPr>
            </w:rPrChange>
          </w:rPr>
          <w:delText>4</w:delText>
        </w:r>
      </w:del>
      <w:r w:rsidRPr="009B7F7A">
        <w:rPr>
          <w:rFonts w:ascii="Algerian" w:hAnsi="Algerian"/>
          <w:sz w:val="24"/>
          <w:rPrChange w:id="156" w:author="Yusuf" w:date="2025-07-17T10:28:00Z">
            <w:rPr>
              <w:rFonts w:ascii="Algerian" w:hAnsi="Algerian"/>
            </w:rPr>
          </w:rPrChange>
        </w:rPr>
        <w:t>. ADEBAYO NAFISAT ODUNOLA - MEMBER (22/23)-08130728735</w:t>
      </w:r>
    </w:p>
    <w:p w:rsidR="0011480A" w:rsidRDefault="0011480A" w:rsidP="009B7F7A">
      <w:pPr>
        <w:pStyle w:val="ListParagraph"/>
        <w:rPr>
          <w:ins w:id="157" w:author="Yusuf" w:date="2025-07-17T10:32:00Z"/>
          <w:rFonts w:ascii="Algerian" w:hAnsi="Algerian"/>
          <w:sz w:val="24"/>
        </w:rPr>
      </w:pPr>
    </w:p>
    <w:p w:rsidR="0011480A" w:rsidRDefault="0011480A" w:rsidP="009B7F7A">
      <w:pPr>
        <w:pStyle w:val="ListParagraph"/>
        <w:rPr>
          <w:ins w:id="158" w:author="Yusuf" w:date="2025-07-17T10:32:00Z"/>
          <w:rFonts w:ascii="Algerian" w:hAnsi="Algerian"/>
          <w:sz w:val="24"/>
        </w:rPr>
      </w:pPr>
    </w:p>
    <w:p w:rsidR="0011480A" w:rsidRDefault="0011480A" w:rsidP="0011480A">
      <w:pPr>
        <w:pStyle w:val="ListParagraph"/>
        <w:jc w:val="center"/>
        <w:rPr>
          <w:ins w:id="159" w:author="Yusuf" w:date="2025-07-17T11:12:00Z"/>
          <w:rFonts w:ascii="Algerian" w:hAnsi="Algerian"/>
          <w:sz w:val="24"/>
        </w:rPr>
        <w:pPrChange w:id="160" w:author="Yusuf" w:date="2025-07-17T10:32:00Z">
          <w:pPr>
            <w:pStyle w:val="ListParagraph"/>
          </w:pPr>
        </w:pPrChange>
      </w:pPr>
    </w:p>
    <w:p w:rsidR="00FA309C" w:rsidRDefault="00FA309C" w:rsidP="0011480A">
      <w:pPr>
        <w:pStyle w:val="ListParagraph"/>
        <w:jc w:val="center"/>
        <w:rPr>
          <w:ins w:id="161" w:author="Yusuf" w:date="2025-07-17T11:12:00Z"/>
          <w:rFonts w:ascii="Algerian" w:hAnsi="Algerian"/>
          <w:sz w:val="24"/>
        </w:rPr>
        <w:pPrChange w:id="162" w:author="Yusuf" w:date="2025-07-17T10:32:00Z">
          <w:pPr>
            <w:pStyle w:val="ListParagraph"/>
          </w:pPr>
        </w:pPrChange>
      </w:pPr>
    </w:p>
    <w:p w:rsidR="00FA309C" w:rsidRDefault="00FA309C" w:rsidP="0011480A">
      <w:pPr>
        <w:pStyle w:val="ListParagraph"/>
        <w:jc w:val="center"/>
        <w:rPr>
          <w:ins w:id="163" w:author="Yusuf" w:date="2025-07-17T10:32:00Z"/>
          <w:rFonts w:ascii="Algerian" w:hAnsi="Algerian"/>
          <w:sz w:val="24"/>
        </w:rPr>
        <w:pPrChange w:id="164" w:author="Yusuf" w:date="2025-07-17T10:32:00Z">
          <w:pPr>
            <w:pStyle w:val="ListParagraph"/>
          </w:pPr>
        </w:pPrChange>
      </w:pPr>
    </w:p>
    <w:p w:rsidR="0011480A" w:rsidRPr="009B7F7A" w:rsidRDefault="0011480A" w:rsidP="0011480A">
      <w:pPr>
        <w:pStyle w:val="ListParagraph"/>
        <w:jc w:val="center"/>
        <w:rPr>
          <w:sz w:val="24"/>
          <w:rPrChange w:id="165" w:author="Yusuf" w:date="2025-07-17T10:28:00Z">
            <w:rPr/>
          </w:rPrChange>
        </w:rPr>
        <w:pPrChange w:id="166" w:author="Yusuf" w:date="2025-07-17T10:32:00Z">
          <w:pPr>
            <w:pStyle w:val="ListParagraph"/>
          </w:pPr>
        </w:pPrChange>
      </w:pPr>
      <w:ins w:id="167" w:author="Yusuf" w:date="2025-07-17T10:32:00Z">
        <w:r>
          <w:rPr>
            <w:rFonts w:ascii="Algerian" w:hAnsi="Algerian"/>
            <w:sz w:val="24"/>
          </w:rPr>
          <w:tab/>
          <w:t>ON JULY</w:t>
        </w:r>
      </w:ins>
      <w:ins w:id="168" w:author="Yusuf" w:date="2025-07-17T10:33:00Z">
        <w:r>
          <w:rPr>
            <w:rFonts w:ascii="Algerian" w:hAnsi="Algerian"/>
            <w:sz w:val="24"/>
          </w:rPr>
          <w:t>, 2025</w:t>
        </w:r>
      </w:ins>
    </w:p>
    <w:p w:rsidR="00950DC9" w:rsidRDefault="00950DC9">
      <w:pPr>
        <w:spacing w:line="720" w:lineRule="auto"/>
        <w:jc w:val="center"/>
        <w:rPr>
          <w:rFonts w:ascii="Arial Black" w:hAnsi="Arial Black"/>
          <w:b/>
        </w:rPr>
      </w:pPr>
    </w:p>
    <w:p w:rsidR="00A048EF" w:rsidDel="009F5375" w:rsidRDefault="00A048EF">
      <w:pPr>
        <w:spacing w:line="720" w:lineRule="auto"/>
        <w:jc w:val="center"/>
        <w:rPr>
          <w:del w:id="169" w:author="Yusuf" w:date="2025-07-17T11:18:00Z"/>
          <w:rFonts w:ascii="Arial Black" w:hAnsi="Arial Black"/>
          <w:b/>
        </w:rPr>
      </w:pPr>
    </w:p>
    <w:p w:rsidR="00A048EF" w:rsidDel="009F5375" w:rsidRDefault="00A048EF">
      <w:pPr>
        <w:spacing w:line="720" w:lineRule="auto"/>
        <w:jc w:val="center"/>
        <w:rPr>
          <w:del w:id="170" w:author="Yusuf" w:date="2025-07-17T11:18:00Z"/>
          <w:rFonts w:ascii="Arial Black" w:hAnsi="Arial Black"/>
          <w:b/>
        </w:rPr>
      </w:pPr>
    </w:p>
    <w:p w:rsidR="00A048EF" w:rsidDel="009F5375" w:rsidRDefault="00A048EF">
      <w:pPr>
        <w:spacing w:line="720" w:lineRule="auto"/>
        <w:jc w:val="center"/>
        <w:rPr>
          <w:del w:id="171" w:author="Yusuf" w:date="2025-07-17T11:18:00Z"/>
          <w:rFonts w:ascii="Arial Black" w:hAnsi="Arial Black"/>
          <w:b/>
        </w:rPr>
      </w:pPr>
    </w:p>
    <w:p w:rsidR="009B7F7A" w:rsidRDefault="009B7F7A" w:rsidP="009F5375">
      <w:pPr>
        <w:spacing w:line="720" w:lineRule="auto"/>
        <w:rPr>
          <w:ins w:id="172" w:author="Yusuf" w:date="2025-07-17T10:28:00Z"/>
          <w:rFonts w:ascii="Arial Black" w:hAnsi="Arial Black"/>
          <w:b/>
        </w:rPr>
        <w:pPrChange w:id="173" w:author="Yusuf" w:date="2025-07-17T11:18:00Z">
          <w:pPr>
            <w:spacing w:line="720" w:lineRule="auto"/>
            <w:jc w:val="center"/>
          </w:pPr>
        </w:pPrChange>
      </w:pPr>
    </w:p>
    <w:p w:rsidR="00950DC9" w:rsidRDefault="006A4079">
      <w:pPr>
        <w:spacing w:line="720" w:lineRule="auto"/>
        <w:jc w:val="center"/>
        <w:rPr>
          <w:rFonts w:ascii="Arial Black" w:hAnsi="Arial Black"/>
          <w:b/>
        </w:rPr>
      </w:pPr>
      <w:r>
        <w:rPr>
          <w:rFonts w:ascii="Arial Black" w:hAnsi="Arial Black"/>
          <w:b/>
        </w:rPr>
        <w:lastRenderedPageBreak/>
        <w:t>THE CONSTITUTION OF THE NATIONAL ASSOCIATION OF OYO STUDENTS’ (NAOS)</w:t>
      </w:r>
    </w:p>
    <w:p w:rsidR="00950DC9" w:rsidRDefault="00950DC9">
      <w:pPr>
        <w:spacing w:line="720" w:lineRule="auto"/>
        <w:jc w:val="center"/>
        <w:rPr>
          <w:rFonts w:ascii="Arial Black" w:hAnsi="Arial Black"/>
          <w:b/>
        </w:rPr>
      </w:pPr>
    </w:p>
    <w:p w:rsidR="00950DC9" w:rsidRDefault="006A4079">
      <w:pPr>
        <w:spacing w:line="720" w:lineRule="auto"/>
        <w:jc w:val="center"/>
        <w:rPr>
          <w:rFonts w:ascii="Arial Black" w:hAnsi="Arial Black"/>
          <w:b/>
        </w:rPr>
      </w:pPr>
      <w:r>
        <w:rPr>
          <w:rFonts w:ascii="Arial Black" w:hAnsi="Arial Black"/>
          <w:b/>
        </w:rPr>
        <w:t>UNIVERSITY OF ILORIN CHAP</w:t>
      </w:r>
      <w:r>
        <w:rPr>
          <w:rFonts w:ascii="Arial Black" w:hAnsi="Arial Black"/>
          <w:b/>
        </w:rPr>
        <w:t>TER</w:t>
      </w:r>
    </w:p>
    <w:p w:rsidR="00950DC9" w:rsidRDefault="00950DC9">
      <w:pPr>
        <w:spacing w:line="720" w:lineRule="auto"/>
        <w:jc w:val="center"/>
        <w:rPr>
          <w:rFonts w:ascii="Arial Black" w:hAnsi="Arial Black"/>
          <w:b/>
        </w:rPr>
      </w:pPr>
    </w:p>
    <w:p w:rsidR="00950DC9" w:rsidRDefault="006A4079">
      <w:pPr>
        <w:spacing w:line="720" w:lineRule="auto"/>
        <w:jc w:val="center"/>
        <w:rPr>
          <w:rFonts w:ascii="Arial Black" w:hAnsi="Arial Black"/>
          <w:b/>
        </w:rPr>
      </w:pPr>
      <w:r>
        <w:rPr>
          <w:rFonts w:ascii="Arial Black" w:hAnsi="Arial Black"/>
          <w:b/>
        </w:rPr>
        <w:t>ILORIN, KWARA STATE</w:t>
      </w:r>
    </w:p>
    <w:p w:rsidR="00950DC9" w:rsidRDefault="00950DC9">
      <w:pPr>
        <w:spacing w:line="720" w:lineRule="auto"/>
        <w:jc w:val="center"/>
        <w:rPr>
          <w:rFonts w:ascii="Arial Black" w:hAnsi="Arial Black"/>
          <w:b/>
        </w:rPr>
      </w:pPr>
    </w:p>
    <w:p w:rsidR="00950DC9" w:rsidRDefault="006A4079">
      <w:pPr>
        <w:spacing w:line="720" w:lineRule="auto"/>
        <w:jc w:val="center"/>
        <w:rPr>
          <w:rFonts w:ascii="Arial Black" w:hAnsi="Arial Black"/>
          <w:b/>
        </w:rPr>
      </w:pPr>
      <w:r>
        <w:rPr>
          <w:rFonts w:ascii="Arial Black" w:hAnsi="Arial Black"/>
          <w:b/>
        </w:rPr>
        <w:t>MOTTO: AJI SE BI OYO LAARI</w:t>
      </w:r>
    </w:p>
    <w:p w:rsidR="00950DC9" w:rsidRDefault="00950DC9">
      <w:pPr>
        <w:spacing w:line="600" w:lineRule="auto"/>
        <w:jc w:val="center"/>
      </w:pPr>
    </w:p>
    <w:p w:rsidR="00950DC9" w:rsidRDefault="00950DC9">
      <w:pPr>
        <w:spacing w:line="600" w:lineRule="auto"/>
        <w:jc w:val="center"/>
      </w:pPr>
    </w:p>
    <w:p w:rsidR="00950DC9" w:rsidRDefault="00950DC9">
      <w:pPr>
        <w:spacing w:line="240" w:lineRule="auto"/>
        <w:jc w:val="both"/>
      </w:pPr>
    </w:p>
    <w:p w:rsidR="00950DC9" w:rsidRDefault="00950DC9">
      <w:pPr>
        <w:spacing w:line="240" w:lineRule="auto"/>
        <w:jc w:val="both"/>
      </w:pPr>
    </w:p>
    <w:p w:rsidR="00950DC9" w:rsidRDefault="00950DC9">
      <w:pPr>
        <w:spacing w:line="240" w:lineRule="auto"/>
        <w:jc w:val="both"/>
      </w:pPr>
    </w:p>
    <w:p w:rsidR="00950DC9" w:rsidRDefault="00950DC9">
      <w:pPr>
        <w:spacing w:line="240" w:lineRule="auto"/>
        <w:jc w:val="both"/>
      </w:pPr>
    </w:p>
    <w:p w:rsidR="00950DC9" w:rsidRDefault="00950DC9">
      <w:pPr>
        <w:spacing w:line="240" w:lineRule="auto"/>
        <w:jc w:val="both"/>
      </w:pPr>
    </w:p>
    <w:p w:rsidR="00950DC9" w:rsidRDefault="00950DC9">
      <w:pPr>
        <w:spacing w:line="240" w:lineRule="auto"/>
        <w:jc w:val="both"/>
      </w:pPr>
    </w:p>
    <w:p w:rsidR="00950DC9" w:rsidRDefault="006A4079">
      <w:pPr>
        <w:spacing w:line="360" w:lineRule="auto"/>
        <w:jc w:val="center"/>
        <w:rPr>
          <w:rFonts w:ascii="Times New Roman" w:hAnsi="Times New Roman"/>
          <w:b/>
          <w:sz w:val="24"/>
        </w:rPr>
      </w:pPr>
      <w:r>
        <w:rPr>
          <w:rFonts w:ascii="Times New Roman" w:hAnsi="Times New Roman"/>
          <w:b/>
          <w:sz w:val="24"/>
        </w:rPr>
        <w:lastRenderedPageBreak/>
        <w:t>PREAMBLE</w:t>
      </w:r>
    </w:p>
    <w:p w:rsidR="00950DC9" w:rsidRDefault="006A4079">
      <w:pPr>
        <w:spacing w:line="360" w:lineRule="auto"/>
        <w:jc w:val="both"/>
        <w:rPr>
          <w:rFonts w:ascii="Times New Roman" w:hAnsi="Times New Roman"/>
          <w:sz w:val="24"/>
        </w:rPr>
      </w:pPr>
      <w:r>
        <w:rPr>
          <w:rFonts w:ascii="Times New Roman" w:hAnsi="Times New Roman"/>
          <w:sz w:val="24"/>
        </w:rPr>
        <w:t>We, the members of (National Association of Oyo Students). Unilorin Chapter (here after referred to (NAOS) UNILORIN CHAPTER have firmly and solemnly resolved:</w:t>
      </w:r>
    </w:p>
    <w:p w:rsidR="00950DC9" w:rsidRDefault="006A4079">
      <w:pPr>
        <w:spacing w:line="360" w:lineRule="auto"/>
        <w:jc w:val="both"/>
        <w:rPr>
          <w:rFonts w:ascii="Times New Roman" w:hAnsi="Times New Roman"/>
          <w:sz w:val="24"/>
        </w:rPr>
      </w:pPr>
      <w:r>
        <w:rPr>
          <w:rFonts w:ascii="Times New Roman" w:hAnsi="Times New Roman"/>
          <w:sz w:val="24"/>
        </w:rPr>
        <w:t xml:space="preserve">To live in peace and </w:t>
      </w:r>
      <w:r>
        <w:rPr>
          <w:rFonts w:ascii="Times New Roman" w:hAnsi="Times New Roman"/>
          <w:sz w:val="24"/>
        </w:rPr>
        <w:t>harmony as one indivisible and indissoluble, sovereign Association under God, dedicate to the promotion of culture, solidarity, peace, cooperation, understanding and welfare among Oyo Students,</w:t>
      </w:r>
    </w:p>
    <w:p w:rsidR="00950DC9" w:rsidRDefault="006A4079">
      <w:pPr>
        <w:spacing w:line="360" w:lineRule="auto"/>
        <w:jc w:val="both"/>
        <w:rPr>
          <w:rFonts w:ascii="Times New Roman" w:hAnsi="Times New Roman"/>
          <w:sz w:val="24"/>
        </w:rPr>
      </w:pPr>
      <w:r>
        <w:rPr>
          <w:rFonts w:ascii="Times New Roman" w:hAnsi="Times New Roman"/>
          <w:sz w:val="24"/>
        </w:rPr>
        <w:t>And to provide for a constitution for the purpose of promoting</w:t>
      </w:r>
      <w:r>
        <w:rPr>
          <w:rFonts w:ascii="Times New Roman" w:hAnsi="Times New Roman"/>
          <w:sz w:val="24"/>
        </w:rPr>
        <w:t xml:space="preserve"> the welfare of all members of our Association on the principles of freedom, equality, love and understanding.</w:t>
      </w:r>
    </w:p>
    <w:p w:rsidR="00950DC9" w:rsidRDefault="006A4079">
      <w:pPr>
        <w:spacing w:line="360" w:lineRule="auto"/>
        <w:jc w:val="both"/>
        <w:rPr>
          <w:rFonts w:ascii="Times New Roman" w:hAnsi="Times New Roman"/>
          <w:sz w:val="24"/>
        </w:rPr>
      </w:pPr>
      <w:r>
        <w:rPr>
          <w:rFonts w:ascii="Times New Roman" w:hAnsi="Times New Roman"/>
          <w:sz w:val="24"/>
        </w:rPr>
        <w:t>And for the principle of consolidating the unity of our people (Oyo)</w:t>
      </w:r>
    </w:p>
    <w:p w:rsidR="00950DC9" w:rsidRDefault="006A4079">
      <w:pPr>
        <w:spacing w:line="360" w:lineRule="auto"/>
        <w:jc w:val="both"/>
        <w:rPr>
          <w:rFonts w:ascii="Times New Roman" w:hAnsi="Times New Roman"/>
          <w:sz w:val="24"/>
        </w:rPr>
      </w:pPr>
      <w:r>
        <w:rPr>
          <w:rFonts w:ascii="Times New Roman" w:hAnsi="Times New Roman"/>
          <w:sz w:val="24"/>
        </w:rPr>
        <w:t>Do hereby make and give to ourselves this constitution</w:t>
      </w:r>
    </w:p>
    <w:p w:rsidR="00950DC9" w:rsidRDefault="006A4079">
      <w:pPr>
        <w:spacing w:line="360" w:lineRule="auto"/>
        <w:jc w:val="center"/>
        <w:rPr>
          <w:rFonts w:ascii="Times New Roman" w:hAnsi="Times New Roman"/>
          <w:b/>
          <w:sz w:val="24"/>
        </w:rPr>
      </w:pPr>
      <w:r>
        <w:rPr>
          <w:rFonts w:ascii="Times New Roman" w:hAnsi="Times New Roman"/>
          <w:b/>
          <w:sz w:val="24"/>
        </w:rPr>
        <w:t>GENERAL PROVISIONS</w:t>
      </w:r>
    </w:p>
    <w:p w:rsidR="00950DC9" w:rsidRDefault="006A4079">
      <w:pPr>
        <w:spacing w:line="360" w:lineRule="auto"/>
        <w:jc w:val="both"/>
        <w:rPr>
          <w:rFonts w:ascii="Times New Roman" w:hAnsi="Times New Roman"/>
          <w:sz w:val="24"/>
        </w:rPr>
      </w:pPr>
      <w:r>
        <w:rPr>
          <w:rFonts w:ascii="Times New Roman" w:hAnsi="Times New Roman"/>
          <w:sz w:val="24"/>
        </w:rPr>
        <w:t>Th</w:t>
      </w:r>
      <w:r>
        <w:rPr>
          <w:rFonts w:ascii="Times New Roman" w:hAnsi="Times New Roman"/>
          <w:sz w:val="24"/>
        </w:rPr>
        <w:t>is constitution is supreme and its provision shall have binding force on all members of the Association</w:t>
      </w:r>
    </w:p>
    <w:p w:rsidR="00950DC9" w:rsidRDefault="006A4079">
      <w:pPr>
        <w:spacing w:line="360" w:lineRule="auto"/>
        <w:jc w:val="both"/>
        <w:rPr>
          <w:rFonts w:ascii="Times New Roman" w:hAnsi="Times New Roman"/>
          <w:sz w:val="24"/>
        </w:rPr>
      </w:pPr>
      <w:r>
        <w:rPr>
          <w:rFonts w:ascii="Times New Roman" w:hAnsi="Times New Roman"/>
          <w:sz w:val="24"/>
        </w:rPr>
        <w:t>The Association is one indivisible sovereign association to be known by the</w:t>
      </w:r>
    </w:p>
    <w:p w:rsidR="00950DC9" w:rsidRDefault="006A4079">
      <w:pPr>
        <w:spacing w:line="360" w:lineRule="auto"/>
        <w:jc w:val="both"/>
        <w:rPr>
          <w:rFonts w:ascii="Times New Roman" w:hAnsi="Times New Roman"/>
          <w:sz w:val="24"/>
        </w:rPr>
      </w:pPr>
      <w:r>
        <w:rPr>
          <w:rFonts w:ascii="Times New Roman" w:hAnsi="Times New Roman"/>
          <w:sz w:val="24"/>
        </w:rPr>
        <w:t>Name (National Association of Oyo Students) Unilorin Chapter (Here after ref</w:t>
      </w:r>
      <w:r>
        <w:rPr>
          <w:rFonts w:ascii="Times New Roman" w:hAnsi="Times New Roman"/>
          <w:sz w:val="24"/>
        </w:rPr>
        <w:t>erred to as (NAOS) Unilorin Chapter</w:t>
      </w:r>
    </w:p>
    <w:p w:rsidR="00950DC9" w:rsidRDefault="006A4079">
      <w:pPr>
        <w:pStyle w:val="ListParagraph"/>
        <w:numPr>
          <w:ilvl w:val="0"/>
          <w:numId w:val="5"/>
        </w:numPr>
        <w:spacing w:line="360" w:lineRule="auto"/>
        <w:jc w:val="both"/>
        <w:rPr>
          <w:rFonts w:ascii="Times New Roman" w:hAnsi="Times New Roman"/>
          <w:sz w:val="24"/>
        </w:rPr>
      </w:pPr>
      <w:r>
        <w:rPr>
          <w:rFonts w:ascii="Times New Roman" w:hAnsi="Times New Roman"/>
          <w:sz w:val="24"/>
        </w:rPr>
        <w:t xml:space="preserve">NAOS Unilorin chapter shall be a universal body consisting of all students of Oyo origin (Oyo East, Oyo West, Afijio and Atiba LGAs) in university of Ilorin </w:t>
      </w:r>
    </w:p>
    <w:p w:rsidR="00950DC9" w:rsidRDefault="006A4079">
      <w:pPr>
        <w:pStyle w:val="ListParagraph"/>
        <w:numPr>
          <w:ilvl w:val="0"/>
          <w:numId w:val="5"/>
        </w:numPr>
        <w:spacing w:line="360" w:lineRule="auto"/>
        <w:jc w:val="both"/>
        <w:rPr>
          <w:rFonts w:ascii="Times New Roman" w:hAnsi="Times New Roman"/>
          <w:sz w:val="24"/>
        </w:rPr>
      </w:pPr>
      <w:r>
        <w:rPr>
          <w:rFonts w:ascii="Times New Roman" w:hAnsi="Times New Roman"/>
          <w:sz w:val="24"/>
        </w:rPr>
        <w:t>The provisions of this constitution shall prevail over and abo</w:t>
      </w:r>
      <w:r>
        <w:rPr>
          <w:rFonts w:ascii="Times New Roman" w:hAnsi="Times New Roman"/>
          <w:sz w:val="24"/>
        </w:rPr>
        <w:t>ve all other rules.</w:t>
      </w:r>
    </w:p>
    <w:p w:rsidR="00950DC9" w:rsidRDefault="00950DC9">
      <w:pPr>
        <w:pStyle w:val="ListParagraph"/>
        <w:spacing w:line="360" w:lineRule="auto"/>
        <w:ind w:left="1080"/>
        <w:jc w:val="both"/>
        <w:rPr>
          <w:rFonts w:ascii="Times New Roman" w:hAnsi="Times New Roman"/>
          <w:sz w:val="24"/>
        </w:rPr>
      </w:pPr>
    </w:p>
    <w:p w:rsidR="00950DC9" w:rsidRDefault="006A4079">
      <w:pPr>
        <w:spacing w:line="360" w:lineRule="auto"/>
        <w:jc w:val="center"/>
        <w:rPr>
          <w:rFonts w:ascii="Times New Roman" w:hAnsi="Times New Roman"/>
          <w:b/>
          <w:sz w:val="24"/>
        </w:rPr>
      </w:pPr>
      <w:r>
        <w:rPr>
          <w:rFonts w:ascii="Times New Roman" w:hAnsi="Times New Roman"/>
          <w:b/>
          <w:sz w:val="24"/>
        </w:rPr>
        <w:t>AIM AND OBJECTIVES</w:t>
      </w:r>
    </w:p>
    <w:p w:rsidR="00950DC9" w:rsidRDefault="006A4079">
      <w:pPr>
        <w:spacing w:line="360" w:lineRule="auto"/>
        <w:jc w:val="both"/>
        <w:rPr>
          <w:rFonts w:ascii="Times New Roman" w:hAnsi="Times New Roman"/>
          <w:sz w:val="24"/>
        </w:rPr>
      </w:pPr>
      <w:r>
        <w:rPr>
          <w:rFonts w:ascii="Times New Roman" w:hAnsi="Times New Roman"/>
          <w:sz w:val="24"/>
        </w:rPr>
        <w:t xml:space="preserve">AIMS: To foster unity, peace and probity among all members </w:t>
      </w:r>
    </w:p>
    <w:p w:rsidR="00950DC9" w:rsidRDefault="006A4079">
      <w:pPr>
        <w:spacing w:line="360" w:lineRule="auto"/>
        <w:jc w:val="both"/>
        <w:rPr>
          <w:rFonts w:ascii="Times New Roman" w:hAnsi="Times New Roman"/>
          <w:sz w:val="24"/>
        </w:rPr>
      </w:pPr>
      <w:r>
        <w:rPr>
          <w:rFonts w:ascii="Times New Roman" w:hAnsi="Times New Roman"/>
          <w:sz w:val="24"/>
        </w:rPr>
        <w:t xml:space="preserve">SUB-SECTION II- </w:t>
      </w:r>
      <w:r>
        <w:rPr>
          <w:rFonts w:ascii="Times New Roman" w:hAnsi="Times New Roman"/>
          <w:b/>
          <w:sz w:val="24"/>
        </w:rPr>
        <w:t>OBJECTIVES</w:t>
      </w:r>
    </w:p>
    <w:p w:rsidR="00950DC9" w:rsidRDefault="006A4079">
      <w:pPr>
        <w:spacing w:line="360" w:lineRule="auto"/>
        <w:jc w:val="both"/>
        <w:rPr>
          <w:rFonts w:ascii="Times New Roman" w:hAnsi="Times New Roman"/>
          <w:sz w:val="24"/>
        </w:rPr>
      </w:pPr>
      <w:r>
        <w:rPr>
          <w:rFonts w:ascii="Times New Roman" w:hAnsi="Times New Roman"/>
          <w:sz w:val="24"/>
        </w:rPr>
        <w:t>1. To seek and intensify actions for the progress of Oyo Students in Unilorin.</w:t>
      </w:r>
    </w:p>
    <w:p w:rsidR="00950DC9" w:rsidRDefault="006A4079">
      <w:pPr>
        <w:spacing w:line="360" w:lineRule="auto"/>
        <w:jc w:val="both"/>
        <w:rPr>
          <w:rFonts w:ascii="Times New Roman" w:hAnsi="Times New Roman"/>
          <w:sz w:val="24"/>
        </w:rPr>
      </w:pPr>
      <w:r>
        <w:rPr>
          <w:rFonts w:ascii="Times New Roman" w:hAnsi="Times New Roman"/>
          <w:sz w:val="24"/>
        </w:rPr>
        <w:lastRenderedPageBreak/>
        <w:t xml:space="preserve"> 2. To protect the image of the Association and Sa</w:t>
      </w:r>
      <w:r>
        <w:rPr>
          <w:rFonts w:ascii="Times New Roman" w:hAnsi="Times New Roman"/>
          <w:sz w:val="24"/>
        </w:rPr>
        <w:t>feguard the interests of members in pursuance of educational, social, cultural and economic development of Oyo.</w:t>
      </w:r>
    </w:p>
    <w:p w:rsidR="00950DC9" w:rsidRDefault="006A4079">
      <w:pPr>
        <w:spacing w:line="360" w:lineRule="auto"/>
        <w:jc w:val="both"/>
        <w:rPr>
          <w:rFonts w:ascii="Times New Roman" w:hAnsi="Times New Roman"/>
          <w:sz w:val="24"/>
        </w:rPr>
      </w:pPr>
      <w:r>
        <w:rPr>
          <w:rFonts w:ascii="Times New Roman" w:hAnsi="Times New Roman"/>
          <w:sz w:val="24"/>
        </w:rPr>
        <w:t xml:space="preserve">3. To foster and promote friendship with other Association whose aims are identical with those of this association or acceptable to it. </w:t>
      </w:r>
    </w:p>
    <w:p w:rsidR="00950DC9" w:rsidRDefault="006A4079">
      <w:pPr>
        <w:spacing w:line="360" w:lineRule="auto"/>
        <w:jc w:val="both"/>
        <w:rPr>
          <w:rFonts w:ascii="Times New Roman" w:hAnsi="Times New Roman"/>
          <w:sz w:val="24"/>
        </w:rPr>
      </w:pPr>
      <w:r>
        <w:rPr>
          <w:rFonts w:ascii="Times New Roman" w:hAnsi="Times New Roman"/>
          <w:sz w:val="24"/>
        </w:rPr>
        <w:t>4. To c</w:t>
      </w:r>
      <w:r>
        <w:rPr>
          <w:rFonts w:ascii="Times New Roman" w:hAnsi="Times New Roman"/>
          <w:sz w:val="24"/>
        </w:rPr>
        <w:t>arry out other activities that may be conducive and relevant with the aims and objectives of this constitution.</w:t>
      </w:r>
    </w:p>
    <w:p w:rsidR="00950DC9" w:rsidRDefault="00950DC9">
      <w:pPr>
        <w:spacing w:line="360" w:lineRule="auto"/>
        <w:jc w:val="both"/>
        <w:rPr>
          <w:rFonts w:ascii="Times New Roman" w:hAnsi="Times New Roman"/>
          <w:sz w:val="24"/>
        </w:rPr>
      </w:pPr>
    </w:p>
    <w:p w:rsidR="00950DC9" w:rsidRDefault="006A4079">
      <w:pPr>
        <w:spacing w:line="360" w:lineRule="auto"/>
        <w:jc w:val="center"/>
        <w:rPr>
          <w:rFonts w:ascii="Times New Roman" w:hAnsi="Times New Roman"/>
          <w:b/>
          <w:sz w:val="24"/>
        </w:rPr>
      </w:pPr>
      <w:r>
        <w:rPr>
          <w:rFonts w:ascii="Times New Roman" w:hAnsi="Times New Roman"/>
          <w:b/>
          <w:sz w:val="24"/>
        </w:rPr>
        <w:t>PRINCIPLES AND POLICIES</w:t>
      </w:r>
    </w:p>
    <w:p w:rsidR="00950DC9" w:rsidRDefault="006A4079">
      <w:pPr>
        <w:pStyle w:val="ListParagraph"/>
        <w:numPr>
          <w:ilvl w:val="0"/>
          <w:numId w:val="6"/>
        </w:numPr>
        <w:spacing w:line="360" w:lineRule="auto"/>
        <w:rPr>
          <w:rFonts w:ascii="Times New Roman" w:hAnsi="Times New Roman"/>
          <w:b/>
          <w:sz w:val="24"/>
        </w:rPr>
      </w:pPr>
      <w:r>
        <w:rPr>
          <w:rFonts w:ascii="Times New Roman" w:hAnsi="Times New Roman"/>
          <w:sz w:val="24"/>
        </w:rPr>
        <w:t>The motto of the Association shall be “AJI SE BI OYO LAARI” and the slogan shall be “OYO KII SE BI BABA ENIKOOKAN”</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 xml:space="preserve">The </w:t>
      </w:r>
      <w:r>
        <w:rPr>
          <w:rFonts w:ascii="Times New Roman" w:hAnsi="Times New Roman"/>
          <w:sz w:val="24"/>
        </w:rPr>
        <w:t>integration shall be actively encourage whilst discriminating on the grounds of sex, religion or status shall be prohibited</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The Association ethics shall be discipline, honesty, patriotism and selfless service.</w:t>
      </w:r>
    </w:p>
    <w:p w:rsidR="00950DC9" w:rsidRDefault="00950DC9">
      <w:pPr>
        <w:spacing w:line="360" w:lineRule="auto"/>
        <w:rPr>
          <w:rFonts w:ascii="Times New Roman" w:hAnsi="Times New Roman"/>
          <w:b/>
          <w:sz w:val="24"/>
        </w:rPr>
      </w:pP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Shall be the duty</w:t>
      </w:r>
      <w:r>
        <w:rPr>
          <w:rFonts w:ascii="Times New Roman" w:hAnsi="Times New Roman"/>
          <w:sz w:val="24"/>
        </w:rPr>
        <w:t xml:space="preserve"> and responsibility of all arms, authorities and persons exercising their power under this constitution to conform, observe and apply the provisions of this Chapter constitution</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The Association shall be based on the principles of democracy, social justice,</w:t>
      </w:r>
      <w:r>
        <w:rPr>
          <w:rFonts w:ascii="Times New Roman" w:hAnsi="Times New Roman"/>
          <w:sz w:val="24"/>
        </w:rPr>
        <w:t xml:space="preserve"> liberty, equality and freedom.</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 xml:space="preserve">It is hereby accordingly declared that sovereignty belongs to the congress from whom the executive, through this constitution derives’ all its powers and authority. </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The security and welfare of the members shall be the prima</w:t>
      </w:r>
      <w:r>
        <w:rPr>
          <w:rFonts w:ascii="Times New Roman" w:hAnsi="Times New Roman"/>
          <w:sz w:val="24"/>
        </w:rPr>
        <w:t>ry purpose for exercising power and performing duties</w:t>
      </w:r>
    </w:p>
    <w:p w:rsidR="00950DC9" w:rsidRDefault="006A4079">
      <w:pPr>
        <w:pStyle w:val="ListParagraph"/>
        <w:numPr>
          <w:ilvl w:val="0"/>
          <w:numId w:val="6"/>
        </w:numPr>
        <w:spacing w:line="360" w:lineRule="auto"/>
        <w:jc w:val="both"/>
        <w:rPr>
          <w:rFonts w:ascii="Times New Roman" w:hAnsi="Times New Roman"/>
          <w:sz w:val="24"/>
        </w:rPr>
      </w:pPr>
      <w:r>
        <w:rPr>
          <w:rFonts w:ascii="Times New Roman" w:hAnsi="Times New Roman"/>
          <w:sz w:val="24"/>
        </w:rPr>
        <w:t>The participation by the members in the running of the Association shall be ensured in accordance with the provision of this constitution</w:t>
      </w:r>
    </w:p>
    <w:p w:rsidR="00950DC9" w:rsidRDefault="00950DC9">
      <w:pPr>
        <w:pStyle w:val="ListParagraph"/>
        <w:spacing w:line="360" w:lineRule="auto"/>
        <w:jc w:val="both"/>
        <w:rPr>
          <w:rFonts w:ascii="Times New Roman" w:hAnsi="Times New Roman"/>
          <w:sz w:val="24"/>
        </w:rPr>
      </w:pPr>
    </w:p>
    <w:p w:rsidR="00950DC9" w:rsidRDefault="00950DC9">
      <w:pPr>
        <w:pStyle w:val="ListParagraph"/>
        <w:spacing w:line="360" w:lineRule="auto"/>
        <w:jc w:val="both"/>
        <w:rPr>
          <w:rFonts w:ascii="Times New Roman" w:hAnsi="Times New Roman"/>
          <w:sz w:val="24"/>
        </w:rPr>
      </w:pPr>
    </w:p>
    <w:p w:rsidR="00950DC9" w:rsidRDefault="00950DC9">
      <w:pPr>
        <w:pStyle w:val="ListParagraph"/>
        <w:spacing w:line="360" w:lineRule="auto"/>
        <w:jc w:val="both"/>
        <w:rPr>
          <w:rFonts w:ascii="Times New Roman" w:hAnsi="Times New Roman"/>
          <w:sz w:val="24"/>
        </w:rPr>
      </w:pPr>
    </w:p>
    <w:p w:rsidR="00950DC9" w:rsidRDefault="006A4079">
      <w:pPr>
        <w:spacing w:line="360" w:lineRule="auto"/>
        <w:jc w:val="center"/>
        <w:rPr>
          <w:rFonts w:ascii="Times New Roman" w:hAnsi="Times New Roman"/>
          <w:b/>
          <w:sz w:val="24"/>
        </w:rPr>
      </w:pPr>
      <w:r>
        <w:rPr>
          <w:rFonts w:ascii="Times New Roman" w:hAnsi="Times New Roman"/>
          <w:b/>
          <w:sz w:val="24"/>
        </w:rPr>
        <w:lastRenderedPageBreak/>
        <w:t>SECTION ONE</w:t>
      </w:r>
      <w:r>
        <w:rPr>
          <w:rFonts w:ascii="Times New Roman" w:hAnsi="Times New Roman"/>
          <w:sz w:val="24"/>
        </w:rPr>
        <w:t>-</w:t>
      </w:r>
      <w:r>
        <w:rPr>
          <w:rFonts w:ascii="Times New Roman" w:hAnsi="Times New Roman"/>
          <w:b/>
          <w:sz w:val="24"/>
        </w:rPr>
        <w:t xml:space="preserve"> ARMS OF AUTHORITY</w:t>
      </w:r>
    </w:p>
    <w:p w:rsidR="00950DC9" w:rsidRDefault="006A4079">
      <w:pPr>
        <w:pStyle w:val="ListParagraph"/>
        <w:numPr>
          <w:ilvl w:val="0"/>
          <w:numId w:val="1"/>
        </w:numPr>
        <w:spacing w:line="360" w:lineRule="auto"/>
        <w:rPr>
          <w:rFonts w:ascii="Times New Roman" w:hAnsi="Times New Roman"/>
          <w:sz w:val="24"/>
        </w:rPr>
      </w:pPr>
      <w:r>
        <w:rPr>
          <w:rFonts w:ascii="Times New Roman" w:hAnsi="Times New Roman"/>
          <w:sz w:val="24"/>
        </w:rPr>
        <w:t>There shall be the General Con</w:t>
      </w:r>
      <w:r>
        <w:rPr>
          <w:rFonts w:ascii="Times New Roman" w:hAnsi="Times New Roman"/>
          <w:sz w:val="24"/>
        </w:rPr>
        <w:t>gress which shall be the supreme and highest authority and all members of the Association shall be members of this body</w:t>
      </w:r>
    </w:p>
    <w:p w:rsidR="00950DC9" w:rsidRDefault="006A4079">
      <w:pPr>
        <w:pStyle w:val="ListParagraph"/>
        <w:numPr>
          <w:ilvl w:val="0"/>
          <w:numId w:val="1"/>
        </w:numPr>
        <w:spacing w:line="360" w:lineRule="auto"/>
        <w:jc w:val="both"/>
        <w:rPr>
          <w:rFonts w:ascii="Times New Roman" w:hAnsi="Times New Roman"/>
          <w:sz w:val="24"/>
        </w:rPr>
      </w:pPr>
      <w:r>
        <w:rPr>
          <w:rFonts w:ascii="Times New Roman" w:hAnsi="Times New Roman"/>
          <w:sz w:val="24"/>
        </w:rPr>
        <w:t>There shall be the Executive Council which shall comprise of all elected executive members of the Association</w:t>
      </w:r>
    </w:p>
    <w:p w:rsidR="00950DC9" w:rsidRDefault="006A4079">
      <w:pPr>
        <w:pStyle w:val="ListParagraph"/>
        <w:numPr>
          <w:ilvl w:val="0"/>
          <w:numId w:val="1"/>
        </w:numPr>
        <w:spacing w:line="360" w:lineRule="auto"/>
        <w:jc w:val="both"/>
        <w:rPr>
          <w:rFonts w:ascii="Times New Roman" w:hAnsi="Times New Roman"/>
          <w:sz w:val="24"/>
        </w:rPr>
      </w:pPr>
      <w:r>
        <w:rPr>
          <w:rFonts w:ascii="Times New Roman" w:hAnsi="Times New Roman"/>
          <w:sz w:val="24"/>
        </w:rPr>
        <w:t xml:space="preserve">There shall be the Senate </w:t>
      </w:r>
      <w:r>
        <w:rPr>
          <w:rFonts w:ascii="Times New Roman" w:hAnsi="Times New Roman"/>
          <w:sz w:val="24"/>
        </w:rPr>
        <w:t xml:space="preserve">arm which shall be responsible for legislation process. </w:t>
      </w:r>
    </w:p>
    <w:p w:rsidR="00950DC9" w:rsidRDefault="006A4079">
      <w:pPr>
        <w:spacing w:line="360" w:lineRule="auto"/>
        <w:jc w:val="center"/>
        <w:rPr>
          <w:rFonts w:ascii="Times New Roman" w:hAnsi="Times New Roman"/>
          <w:sz w:val="24"/>
        </w:rPr>
      </w:pPr>
      <w:r>
        <w:rPr>
          <w:rFonts w:ascii="Times New Roman" w:hAnsi="Times New Roman"/>
          <w:b/>
          <w:sz w:val="24"/>
        </w:rPr>
        <w:t>SECTION II</w:t>
      </w:r>
      <w:r>
        <w:rPr>
          <w:rFonts w:ascii="Times New Roman" w:hAnsi="Times New Roman"/>
          <w:sz w:val="24"/>
        </w:rPr>
        <w:t xml:space="preserve">: </w:t>
      </w:r>
      <w:r>
        <w:rPr>
          <w:rFonts w:ascii="Times New Roman" w:hAnsi="Times New Roman"/>
          <w:b/>
          <w:sz w:val="24"/>
        </w:rPr>
        <w:t>MEMERSHIP</w:t>
      </w:r>
    </w:p>
    <w:p w:rsidR="00950DC9" w:rsidRDefault="006A4079">
      <w:pPr>
        <w:spacing w:line="360" w:lineRule="auto"/>
        <w:jc w:val="both"/>
        <w:rPr>
          <w:rFonts w:ascii="Times New Roman" w:hAnsi="Times New Roman"/>
          <w:sz w:val="24"/>
        </w:rPr>
      </w:pPr>
      <w:r>
        <w:rPr>
          <w:rFonts w:ascii="Times New Roman" w:hAnsi="Times New Roman"/>
          <w:sz w:val="24"/>
        </w:rPr>
        <w:t>The following persons qualify as members:</w:t>
      </w:r>
    </w:p>
    <w:p w:rsidR="00950DC9" w:rsidRDefault="006A4079">
      <w:pPr>
        <w:pStyle w:val="ListParagraph"/>
        <w:numPr>
          <w:ilvl w:val="0"/>
          <w:numId w:val="4"/>
        </w:numPr>
        <w:spacing w:line="360" w:lineRule="auto"/>
        <w:jc w:val="both"/>
        <w:rPr>
          <w:rFonts w:ascii="Times New Roman" w:hAnsi="Times New Roman"/>
          <w:sz w:val="24"/>
        </w:rPr>
      </w:pPr>
      <w:r>
        <w:rPr>
          <w:rFonts w:ascii="Times New Roman" w:hAnsi="Times New Roman"/>
          <w:sz w:val="24"/>
        </w:rPr>
        <w:t>All students who are indigenes of Oyo by birth and whose documents with the school authority read so</w:t>
      </w:r>
    </w:p>
    <w:p w:rsidR="00950DC9" w:rsidRDefault="006A4079">
      <w:pPr>
        <w:pStyle w:val="ListParagraph"/>
        <w:numPr>
          <w:ilvl w:val="0"/>
          <w:numId w:val="4"/>
        </w:numPr>
        <w:spacing w:line="360" w:lineRule="auto"/>
        <w:jc w:val="both"/>
        <w:rPr>
          <w:rFonts w:ascii="Times New Roman" w:hAnsi="Times New Roman"/>
          <w:sz w:val="24"/>
        </w:rPr>
      </w:pPr>
      <w:r>
        <w:rPr>
          <w:rFonts w:ascii="Times New Roman" w:hAnsi="Times New Roman"/>
          <w:sz w:val="24"/>
        </w:rPr>
        <w:t xml:space="preserve"> Any woman married to a man in Sec</w:t>
      </w:r>
      <w:r>
        <w:rPr>
          <w:rFonts w:ascii="Times New Roman" w:hAnsi="Times New Roman"/>
          <w:sz w:val="24"/>
        </w:rPr>
        <w:t>tion II, Subsection I above.</w:t>
      </w:r>
    </w:p>
    <w:p w:rsidR="00950DC9" w:rsidRDefault="006A4079">
      <w:pPr>
        <w:pStyle w:val="ListParagraph"/>
        <w:numPr>
          <w:ilvl w:val="0"/>
          <w:numId w:val="4"/>
        </w:numPr>
        <w:spacing w:line="360" w:lineRule="auto"/>
        <w:jc w:val="both"/>
        <w:rPr>
          <w:rFonts w:ascii="Times New Roman" w:hAnsi="Times New Roman"/>
          <w:sz w:val="24"/>
        </w:rPr>
      </w:pPr>
      <w:r>
        <w:rPr>
          <w:rFonts w:ascii="Times New Roman" w:hAnsi="Times New Roman"/>
          <w:sz w:val="24"/>
        </w:rPr>
        <w:t>All members of the Association and any person who has contributed immensely to the growth of the Association are members subject to congress approval.</w:t>
      </w:r>
    </w:p>
    <w:p w:rsidR="00950DC9" w:rsidRDefault="006A4079">
      <w:pPr>
        <w:spacing w:line="360" w:lineRule="auto"/>
        <w:jc w:val="center"/>
        <w:rPr>
          <w:rFonts w:ascii="Times New Roman" w:hAnsi="Times New Roman"/>
          <w:b/>
          <w:sz w:val="24"/>
        </w:rPr>
      </w:pPr>
      <w:r>
        <w:rPr>
          <w:rFonts w:ascii="Times New Roman" w:hAnsi="Times New Roman"/>
          <w:b/>
          <w:sz w:val="24"/>
        </w:rPr>
        <w:t>SECTION III</w:t>
      </w:r>
      <w:r>
        <w:rPr>
          <w:rFonts w:ascii="Times New Roman" w:hAnsi="Times New Roman"/>
          <w:sz w:val="24"/>
        </w:rPr>
        <w:t>:</w:t>
      </w:r>
      <w:r>
        <w:rPr>
          <w:rFonts w:ascii="Times New Roman" w:hAnsi="Times New Roman"/>
          <w:b/>
          <w:sz w:val="24"/>
        </w:rPr>
        <w:t xml:space="preserve"> FUNCTIONS OF CONGRESS</w:t>
      </w:r>
    </w:p>
    <w:p w:rsidR="00950DC9" w:rsidRDefault="006A4079">
      <w:pPr>
        <w:pStyle w:val="ListParagraph"/>
        <w:numPr>
          <w:ilvl w:val="0"/>
          <w:numId w:val="2"/>
        </w:numPr>
        <w:spacing w:line="360" w:lineRule="auto"/>
        <w:jc w:val="both"/>
        <w:rPr>
          <w:rFonts w:ascii="Times New Roman" w:hAnsi="Times New Roman"/>
          <w:sz w:val="24"/>
        </w:rPr>
      </w:pPr>
      <w:r>
        <w:rPr>
          <w:rFonts w:ascii="Times New Roman" w:hAnsi="Times New Roman"/>
          <w:sz w:val="24"/>
        </w:rPr>
        <w:t>Shall serve as the electorate to the Exec</w:t>
      </w:r>
      <w:r>
        <w:rPr>
          <w:rFonts w:ascii="Times New Roman" w:hAnsi="Times New Roman"/>
          <w:sz w:val="24"/>
        </w:rPr>
        <w:t>utive and Senate elections</w:t>
      </w:r>
    </w:p>
    <w:p w:rsidR="00950DC9" w:rsidRDefault="006A4079">
      <w:pPr>
        <w:pStyle w:val="ListParagraph"/>
        <w:numPr>
          <w:ilvl w:val="0"/>
          <w:numId w:val="2"/>
        </w:numPr>
        <w:spacing w:line="360" w:lineRule="auto"/>
        <w:jc w:val="both"/>
        <w:rPr>
          <w:rFonts w:ascii="Times New Roman" w:hAnsi="Times New Roman"/>
          <w:sz w:val="24"/>
        </w:rPr>
      </w:pPr>
      <w:r>
        <w:rPr>
          <w:rFonts w:ascii="Times New Roman" w:hAnsi="Times New Roman"/>
          <w:sz w:val="24"/>
        </w:rPr>
        <w:t>Shall deliberate on all matters brought to its attention either by the Executive or Senate.</w:t>
      </w:r>
    </w:p>
    <w:p w:rsidR="00950DC9" w:rsidRDefault="006A4079">
      <w:pPr>
        <w:pStyle w:val="ListParagraph"/>
        <w:numPr>
          <w:ilvl w:val="0"/>
          <w:numId w:val="2"/>
        </w:numPr>
        <w:spacing w:line="360" w:lineRule="auto"/>
        <w:jc w:val="both"/>
        <w:rPr>
          <w:rFonts w:ascii="Times New Roman" w:hAnsi="Times New Roman"/>
          <w:sz w:val="24"/>
        </w:rPr>
      </w:pPr>
      <w:r>
        <w:rPr>
          <w:rFonts w:ascii="Times New Roman" w:hAnsi="Times New Roman"/>
          <w:sz w:val="24"/>
        </w:rPr>
        <w:t>In the event of debate, member(s) shall seek and obtain in the permission of the presiding officer by raising of hands above head.</w:t>
      </w:r>
    </w:p>
    <w:p w:rsidR="00950DC9" w:rsidRDefault="006A4079">
      <w:pPr>
        <w:pStyle w:val="ListParagraph"/>
        <w:numPr>
          <w:ilvl w:val="0"/>
          <w:numId w:val="2"/>
        </w:numPr>
        <w:spacing w:line="360" w:lineRule="auto"/>
        <w:jc w:val="both"/>
        <w:rPr>
          <w:rFonts w:ascii="Times New Roman" w:hAnsi="Times New Roman"/>
          <w:sz w:val="24"/>
        </w:rPr>
      </w:pPr>
      <w:r>
        <w:rPr>
          <w:rFonts w:ascii="Times New Roman" w:hAnsi="Times New Roman"/>
          <w:sz w:val="24"/>
        </w:rPr>
        <w:t xml:space="preserve">Shall </w:t>
      </w:r>
      <w:r>
        <w:rPr>
          <w:rFonts w:ascii="Times New Roman" w:hAnsi="Times New Roman"/>
          <w:sz w:val="24"/>
        </w:rPr>
        <w:t>approve all decisions of the executive and the senate.</w:t>
      </w:r>
    </w:p>
    <w:p w:rsidR="00950DC9" w:rsidRDefault="006A4079">
      <w:pPr>
        <w:spacing w:line="360" w:lineRule="auto"/>
        <w:jc w:val="center"/>
        <w:rPr>
          <w:rFonts w:ascii="Times New Roman" w:hAnsi="Times New Roman"/>
          <w:sz w:val="24"/>
        </w:rPr>
      </w:pPr>
      <w:r>
        <w:rPr>
          <w:rFonts w:ascii="Times New Roman" w:hAnsi="Times New Roman"/>
          <w:b/>
          <w:sz w:val="24"/>
        </w:rPr>
        <w:t>SECTION IV</w:t>
      </w:r>
      <w:r>
        <w:rPr>
          <w:rFonts w:ascii="Times New Roman" w:hAnsi="Times New Roman"/>
          <w:sz w:val="24"/>
        </w:rPr>
        <w:t xml:space="preserve">: </w:t>
      </w:r>
      <w:r>
        <w:rPr>
          <w:rFonts w:ascii="Times New Roman" w:hAnsi="Times New Roman"/>
          <w:b/>
          <w:sz w:val="24"/>
        </w:rPr>
        <w:t>POWERS OF CONGRESS</w:t>
      </w:r>
    </w:p>
    <w:p w:rsidR="00950DC9" w:rsidRDefault="006A4079">
      <w:pPr>
        <w:pStyle w:val="ListParagraph"/>
        <w:numPr>
          <w:ilvl w:val="0"/>
          <w:numId w:val="7"/>
        </w:numPr>
        <w:spacing w:line="360" w:lineRule="auto"/>
        <w:jc w:val="both"/>
        <w:rPr>
          <w:rFonts w:ascii="Times New Roman" w:hAnsi="Times New Roman"/>
          <w:sz w:val="24"/>
        </w:rPr>
      </w:pPr>
      <w:r>
        <w:rPr>
          <w:rFonts w:ascii="Times New Roman" w:hAnsi="Times New Roman"/>
          <w:sz w:val="24"/>
        </w:rPr>
        <w:t>Shall be the supreme and highest arm of authority for the Association</w:t>
      </w:r>
    </w:p>
    <w:p w:rsidR="00950DC9" w:rsidRDefault="006A4079">
      <w:pPr>
        <w:pStyle w:val="ListParagraph"/>
        <w:numPr>
          <w:ilvl w:val="0"/>
          <w:numId w:val="7"/>
        </w:numPr>
        <w:spacing w:line="360" w:lineRule="auto"/>
        <w:jc w:val="both"/>
        <w:rPr>
          <w:rFonts w:ascii="Times New Roman" w:hAnsi="Times New Roman"/>
          <w:sz w:val="24"/>
        </w:rPr>
      </w:pPr>
      <w:r>
        <w:rPr>
          <w:rFonts w:ascii="Times New Roman" w:hAnsi="Times New Roman"/>
          <w:sz w:val="24"/>
        </w:rPr>
        <w:t xml:space="preserve"> Shall have the power to question any elected or appointed official(s) of the Association on any iss</w:t>
      </w:r>
      <w:r>
        <w:rPr>
          <w:rFonts w:ascii="Times New Roman" w:hAnsi="Times New Roman"/>
          <w:sz w:val="24"/>
        </w:rPr>
        <w:t>ue concerning the Association affairs.</w:t>
      </w:r>
    </w:p>
    <w:p w:rsidR="00950DC9" w:rsidRDefault="006A4079">
      <w:pPr>
        <w:pStyle w:val="ListParagraph"/>
        <w:numPr>
          <w:ilvl w:val="0"/>
          <w:numId w:val="7"/>
        </w:numPr>
        <w:spacing w:line="360" w:lineRule="auto"/>
        <w:jc w:val="both"/>
        <w:rPr>
          <w:rFonts w:ascii="Times New Roman" w:hAnsi="Times New Roman"/>
          <w:sz w:val="24"/>
        </w:rPr>
      </w:pPr>
      <w:r>
        <w:rPr>
          <w:rFonts w:ascii="Times New Roman" w:hAnsi="Times New Roman"/>
          <w:sz w:val="24"/>
        </w:rPr>
        <w:t>Shall have the power to dissolve the executive council any time if found guilty of collective responsibility in misappropriation of funds or favouritism or any other serious offence base on the report published by the</w:t>
      </w:r>
      <w:r>
        <w:rPr>
          <w:rFonts w:ascii="Times New Roman" w:hAnsi="Times New Roman"/>
          <w:sz w:val="24"/>
        </w:rPr>
        <w:t xml:space="preserve"> senate. </w:t>
      </w:r>
    </w:p>
    <w:p w:rsidR="00950DC9" w:rsidRDefault="006A4079">
      <w:pPr>
        <w:pStyle w:val="ListParagraph"/>
        <w:numPr>
          <w:ilvl w:val="0"/>
          <w:numId w:val="7"/>
        </w:numPr>
        <w:spacing w:line="360" w:lineRule="auto"/>
        <w:rPr>
          <w:rFonts w:ascii="Times New Roman" w:hAnsi="Times New Roman"/>
          <w:b/>
          <w:sz w:val="24"/>
        </w:rPr>
      </w:pPr>
      <w:r>
        <w:rPr>
          <w:rFonts w:ascii="Times New Roman" w:hAnsi="Times New Roman"/>
          <w:sz w:val="24"/>
        </w:rPr>
        <w:t xml:space="preserve">The power to dissolve the senate and executive council is subject to two-third of congressmen with 70% attendance for the session </w:t>
      </w:r>
    </w:p>
    <w:p w:rsidR="00950DC9" w:rsidRDefault="006A4079">
      <w:pPr>
        <w:spacing w:line="360" w:lineRule="auto"/>
        <w:ind w:left="360"/>
        <w:jc w:val="center"/>
        <w:rPr>
          <w:rFonts w:ascii="Times New Roman" w:hAnsi="Times New Roman"/>
          <w:b/>
          <w:sz w:val="24"/>
        </w:rPr>
      </w:pPr>
      <w:r>
        <w:rPr>
          <w:rFonts w:ascii="Times New Roman" w:hAnsi="Times New Roman"/>
          <w:b/>
          <w:sz w:val="24"/>
        </w:rPr>
        <w:lastRenderedPageBreak/>
        <w:t>SECTION FIVE</w:t>
      </w:r>
      <w:r>
        <w:rPr>
          <w:rFonts w:ascii="Times New Roman" w:hAnsi="Times New Roman"/>
          <w:sz w:val="24"/>
        </w:rPr>
        <w:t>-</w:t>
      </w:r>
      <w:r>
        <w:rPr>
          <w:rFonts w:ascii="Times New Roman" w:hAnsi="Times New Roman"/>
          <w:b/>
          <w:sz w:val="24"/>
        </w:rPr>
        <w:t xml:space="preserve"> PATRONS, MATRONS AND ADVISERS</w:t>
      </w:r>
    </w:p>
    <w:p w:rsidR="00950DC9" w:rsidRDefault="006A4079">
      <w:pPr>
        <w:pStyle w:val="ListParagraph"/>
        <w:numPr>
          <w:ilvl w:val="0"/>
          <w:numId w:val="8"/>
        </w:numPr>
        <w:spacing w:line="360" w:lineRule="auto"/>
        <w:jc w:val="both"/>
        <w:rPr>
          <w:rFonts w:ascii="Times New Roman" w:hAnsi="Times New Roman"/>
          <w:sz w:val="24"/>
        </w:rPr>
      </w:pPr>
      <w:r>
        <w:rPr>
          <w:rFonts w:ascii="Times New Roman" w:hAnsi="Times New Roman"/>
          <w:sz w:val="24"/>
        </w:rPr>
        <w:t>There shall be patrons and matrons as many as possible that will be res</w:t>
      </w:r>
      <w:r>
        <w:rPr>
          <w:rFonts w:ascii="Times New Roman" w:hAnsi="Times New Roman"/>
          <w:sz w:val="24"/>
        </w:rPr>
        <w:t>ponsive and responsible.</w:t>
      </w:r>
    </w:p>
    <w:p w:rsidR="00950DC9" w:rsidRDefault="006A4079">
      <w:pPr>
        <w:pStyle w:val="ListParagraph"/>
        <w:numPr>
          <w:ilvl w:val="0"/>
          <w:numId w:val="8"/>
        </w:numPr>
        <w:spacing w:line="360" w:lineRule="auto"/>
        <w:jc w:val="both"/>
        <w:rPr>
          <w:rFonts w:ascii="Times New Roman" w:hAnsi="Times New Roman"/>
          <w:sz w:val="24"/>
        </w:rPr>
      </w:pPr>
      <w:r>
        <w:rPr>
          <w:rFonts w:ascii="Times New Roman" w:hAnsi="Times New Roman"/>
          <w:sz w:val="24"/>
        </w:rPr>
        <w:t xml:space="preserve">All patrons, matrons and advisers shall be a bonafide indigene of Oyo by birth, registration and honorary. </w:t>
      </w:r>
    </w:p>
    <w:p w:rsidR="00950DC9" w:rsidRDefault="006A4079">
      <w:pPr>
        <w:spacing w:line="360" w:lineRule="auto"/>
        <w:jc w:val="center"/>
        <w:rPr>
          <w:rFonts w:ascii="Times New Roman" w:hAnsi="Times New Roman"/>
          <w:b/>
          <w:sz w:val="24"/>
        </w:rPr>
      </w:pPr>
      <w:r>
        <w:rPr>
          <w:rFonts w:ascii="Times New Roman" w:hAnsi="Times New Roman"/>
          <w:b/>
          <w:sz w:val="24"/>
        </w:rPr>
        <w:t>SECTION SIX: FUNCTIONS</w:t>
      </w:r>
    </w:p>
    <w:p w:rsidR="00950DC9" w:rsidRDefault="006A4079">
      <w:pPr>
        <w:pStyle w:val="ListParagraph"/>
        <w:spacing w:line="360" w:lineRule="auto"/>
        <w:ind w:left="1080"/>
        <w:jc w:val="both"/>
        <w:rPr>
          <w:rFonts w:ascii="Times New Roman" w:hAnsi="Times New Roman"/>
          <w:sz w:val="24"/>
        </w:rPr>
      </w:pPr>
      <w:r>
        <w:rPr>
          <w:rFonts w:ascii="Times New Roman" w:hAnsi="Times New Roman"/>
          <w:sz w:val="24"/>
        </w:rPr>
        <w:t>The Matron, Patrons and Staff Advisers shall direct the affairs of the Association and carry out any</w:t>
      </w:r>
      <w:r>
        <w:rPr>
          <w:rFonts w:ascii="Times New Roman" w:hAnsi="Times New Roman"/>
          <w:sz w:val="24"/>
        </w:rPr>
        <w:t xml:space="preserve"> activity delegated by the congress or approved by the Executive and perform other function (s) as may be conferred on them by other provision(s) of this constitution</w:t>
      </w:r>
    </w:p>
    <w:p w:rsidR="00950DC9" w:rsidRDefault="006A4079">
      <w:pPr>
        <w:spacing w:line="360" w:lineRule="auto"/>
        <w:jc w:val="center"/>
        <w:rPr>
          <w:rFonts w:ascii="Times New Roman" w:hAnsi="Times New Roman"/>
          <w:b/>
          <w:sz w:val="24"/>
        </w:rPr>
      </w:pPr>
      <w:r>
        <w:rPr>
          <w:rFonts w:ascii="Times New Roman" w:hAnsi="Times New Roman"/>
          <w:b/>
          <w:sz w:val="24"/>
        </w:rPr>
        <w:t>ARTICLE ONE: EXECUTIVE OFFICERS</w:t>
      </w:r>
    </w:p>
    <w:p w:rsidR="00950DC9" w:rsidRDefault="006A4079">
      <w:pPr>
        <w:spacing w:line="360" w:lineRule="auto"/>
        <w:jc w:val="both"/>
        <w:rPr>
          <w:rFonts w:ascii="Times New Roman" w:hAnsi="Times New Roman"/>
          <w:sz w:val="24"/>
        </w:rPr>
      </w:pPr>
      <w:r>
        <w:rPr>
          <w:rFonts w:ascii="Times New Roman" w:hAnsi="Times New Roman"/>
          <w:sz w:val="24"/>
        </w:rPr>
        <w:t>There shall be the following officers for the administrat</w:t>
      </w:r>
      <w:r>
        <w:rPr>
          <w:rFonts w:ascii="Times New Roman" w:hAnsi="Times New Roman"/>
          <w:sz w:val="24"/>
        </w:rPr>
        <w:t>ion of the association affairs:</w:t>
      </w:r>
    </w:p>
    <w:p w:rsidR="00950DC9" w:rsidRDefault="006A4079">
      <w:pPr>
        <w:spacing w:line="360" w:lineRule="auto"/>
        <w:jc w:val="both"/>
        <w:rPr>
          <w:rFonts w:ascii="Times New Roman" w:hAnsi="Times New Roman"/>
          <w:sz w:val="24"/>
        </w:rPr>
      </w:pPr>
      <w:r>
        <w:rPr>
          <w:rFonts w:ascii="Times New Roman" w:hAnsi="Times New Roman"/>
          <w:sz w:val="24"/>
        </w:rPr>
        <w:t>1. President</w:t>
      </w:r>
    </w:p>
    <w:p w:rsidR="00950DC9" w:rsidRDefault="006A4079">
      <w:pPr>
        <w:spacing w:line="360" w:lineRule="auto"/>
        <w:jc w:val="both"/>
        <w:rPr>
          <w:rFonts w:ascii="Times New Roman" w:hAnsi="Times New Roman"/>
          <w:sz w:val="24"/>
        </w:rPr>
      </w:pPr>
      <w:r>
        <w:rPr>
          <w:rFonts w:ascii="Times New Roman" w:hAnsi="Times New Roman"/>
          <w:sz w:val="24"/>
        </w:rPr>
        <w:t>2. Vice-President</w:t>
      </w:r>
    </w:p>
    <w:p w:rsidR="00950DC9" w:rsidRDefault="006A4079">
      <w:pPr>
        <w:spacing w:line="360" w:lineRule="auto"/>
        <w:jc w:val="both"/>
        <w:rPr>
          <w:rFonts w:ascii="Times New Roman" w:hAnsi="Times New Roman"/>
          <w:sz w:val="24"/>
        </w:rPr>
      </w:pPr>
      <w:r>
        <w:rPr>
          <w:rFonts w:ascii="Times New Roman" w:hAnsi="Times New Roman"/>
          <w:sz w:val="24"/>
        </w:rPr>
        <w:t>3. General Secretary</w:t>
      </w:r>
    </w:p>
    <w:p w:rsidR="00950DC9" w:rsidRDefault="006A4079">
      <w:pPr>
        <w:spacing w:line="360" w:lineRule="auto"/>
        <w:jc w:val="both"/>
        <w:rPr>
          <w:rFonts w:ascii="Times New Roman" w:hAnsi="Times New Roman"/>
          <w:sz w:val="24"/>
        </w:rPr>
      </w:pPr>
      <w:r>
        <w:rPr>
          <w:rFonts w:ascii="Times New Roman" w:hAnsi="Times New Roman"/>
          <w:sz w:val="24"/>
        </w:rPr>
        <w:t>4. Assistant General Secretary</w:t>
      </w:r>
    </w:p>
    <w:p w:rsidR="00950DC9" w:rsidRDefault="006A4079">
      <w:pPr>
        <w:spacing w:line="360" w:lineRule="auto"/>
        <w:jc w:val="both"/>
        <w:rPr>
          <w:rFonts w:ascii="Times New Roman" w:hAnsi="Times New Roman"/>
          <w:sz w:val="24"/>
        </w:rPr>
      </w:pPr>
      <w:r>
        <w:rPr>
          <w:rFonts w:ascii="Times New Roman" w:hAnsi="Times New Roman"/>
          <w:sz w:val="24"/>
        </w:rPr>
        <w:t>5. Welfare Secretary</w:t>
      </w:r>
    </w:p>
    <w:p w:rsidR="00950DC9" w:rsidRDefault="006A4079">
      <w:pPr>
        <w:spacing w:line="360" w:lineRule="auto"/>
        <w:jc w:val="both"/>
        <w:rPr>
          <w:rFonts w:ascii="Times New Roman" w:hAnsi="Times New Roman"/>
          <w:sz w:val="24"/>
        </w:rPr>
      </w:pPr>
      <w:r>
        <w:rPr>
          <w:rFonts w:ascii="Times New Roman" w:hAnsi="Times New Roman"/>
          <w:sz w:val="24"/>
        </w:rPr>
        <w:t>6. Treasurer</w:t>
      </w:r>
    </w:p>
    <w:p w:rsidR="00950DC9" w:rsidRDefault="006A4079">
      <w:pPr>
        <w:spacing w:line="360" w:lineRule="auto"/>
        <w:jc w:val="both"/>
        <w:rPr>
          <w:rFonts w:ascii="Times New Roman" w:hAnsi="Times New Roman"/>
          <w:sz w:val="24"/>
        </w:rPr>
      </w:pPr>
      <w:r>
        <w:rPr>
          <w:rFonts w:ascii="Times New Roman" w:hAnsi="Times New Roman"/>
          <w:sz w:val="24"/>
        </w:rPr>
        <w:t>7.  Financial Secretary</w:t>
      </w:r>
    </w:p>
    <w:p w:rsidR="00950DC9" w:rsidRDefault="006A4079">
      <w:pPr>
        <w:spacing w:line="360" w:lineRule="auto"/>
        <w:jc w:val="both"/>
        <w:rPr>
          <w:rFonts w:ascii="Times New Roman" w:hAnsi="Times New Roman"/>
          <w:sz w:val="24"/>
        </w:rPr>
      </w:pPr>
      <w:r>
        <w:rPr>
          <w:rFonts w:ascii="Times New Roman" w:hAnsi="Times New Roman"/>
          <w:sz w:val="24"/>
        </w:rPr>
        <w:t>8. Public Relations Officer I</w:t>
      </w:r>
    </w:p>
    <w:p w:rsidR="00950DC9" w:rsidRDefault="006A4079">
      <w:pPr>
        <w:spacing w:line="360" w:lineRule="auto"/>
        <w:jc w:val="both"/>
        <w:rPr>
          <w:rFonts w:ascii="Times New Roman" w:hAnsi="Times New Roman"/>
          <w:sz w:val="24"/>
        </w:rPr>
      </w:pPr>
      <w:r>
        <w:rPr>
          <w:rFonts w:ascii="Times New Roman" w:hAnsi="Times New Roman"/>
          <w:sz w:val="24"/>
        </w:rPr>
        <w:t>9. Public Relation Officer II</w:t>
      </w:r>
    </w:p>
    <w:p w:rsidR="00950DC9" w:rsidRDefault="006A4079">
      <w:pPr>
        <w:spacing w:line="360" w:lineRule="auto"/>
        <w:jc w:val="both"/>
        <w:rPr>
          <w:rFonts w:ascii="Times New Roman" w:hAnsi="Times New Roman"/>
          <w:sz w:val="24"/>
        </w:rPr>
      </w:pPr>
      <w:r>
        <w:rPr>
          <w:rFonts w:ascii="Times New Roman" w:hAnsi="Times New Roman"/>
          <w:sz w:val="24"/>
        </w:rPr>
        <w:t>10. Social Director</w:t>
      </w:r>
    </w:p>
    <w:p w:rsidR="00950DC9" w:rsidRDefault="006A4079">
      <w:pPr>
        <w:spacing w:line="360" w:lineRule="auto"/>
        <w:jc w:val="both"/>
        <w:rPr>
          <w:rFonts w:ascii="Times New Roman" w:hAnsi="Times New Roman"/>
          <w:sz w:val="24"/>
        </w:rPr>
      </w:pPr>
      <w:r>
        <w:rPr>
          <w:rFonts w:ascii="Times New Roman" w:hAnsi="Times New Roman"/>
          <w:sz w:val="24"/>
        </w:rPr>
        <w:t>11.</w:t>
      </w:r>
      <w:r>
        <w:rPr>
          <w:rFonts w:ascii="Times New Roman" w:hAnsi="Times New Roman"/>
          <w:sz w:val="24"/>
        </w:rPr>
        <w:t xml:space="preserve"> Sport Director</w:t>
      </w:r>
    </w:p>
    <w:p w:rsidR="00950DC9" w:rsidRDefault="006A4079">
      <w:pPr>
        <w:spacing w:line="360" w:lineRule="auto"/>
        <w:jc w:val="both"/>
        <w:rPr>
          <w:rFonts w:ascii="Times New Roman" w:hAnsi="Times New Roman"/>
          <w:sz w:val="24"/>
        </w:rPr>
      </w:pPr>
      <w:r>
        <w:rPr>
          <w:rFonts w:ascii="Times New Roman" w:hAnsi="Times New Roman"/>
          <w:sz w:val="24"/>
        </w:rPr>
        <w:t>12. Auditor</w:t>
      </w:r>
    </w:p>
    <w:p w:rsidR="00950DC9" w:rsidRDefault="006A4079">
      <w:pPr>
        <w:spacing w:line="360" w:lineRule="auto"/>
        <w:jc w:val="center"/>
        <w:rPr>
          <w:rFonts w:ascii="Times New Roman" w:hAnsi="Times New Roman"/>
          <w:b/>
          <w:sz w:val="24"/>
        </w:rPr>
      </w:pPr>
      <w:r>
        <w:rPr>
          <w:rFonts w:ascii="Times New Roman" w:hAnsi="Times New Roman"/>
          <w:b/>
          <w:sz w:val="24"/>
        </w:rPr>
        <w:lastRenderedPageBreak/>
        <w:t>ARTICLE TWO-DUTIES AND FUNCTION OF OFFICER</w:t>
      </w:r>
    </w:p>
    <w:p w:rsidR="00950DC9" w:rsidRDefault="006A4079">
      <w:pPr>
        <w:pStyle w:val="ListParagraph"/>
        <w:spacing w:line="360" w:lineRule="auto"/>
        <w:jc w:val="center"/>
        <w:rPr>
          <w:rFonts w:ascii="Times New Roman" w:hAnsi="Times New Roman"/>
          <w:b/>
          <w:sz w:val="24"/>
        </w:rPr>
      </w:pPr>
      <w:r>
        <w:rPr>
          <w:rFonts w:ascii="Times New Roman" w:hAnsi="Times New Roman"/>
          <w:b/>
          <w:sz w:val="24"/>
        </w:rPr>
        <w:t>SECTION ONE-THE PRESIDENT</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be the Head of the Executive Council</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be the Chief Spokesperson of the Association</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in consultation with and through the General Secretary summ</w:t>
      </w:r>
      <w:r>
        <w:rPr>
          <w:rFonts w:ascii="Times New Roman" w:hAnsi="Times New Roman"/>
          <w:sz w:val="24"/>
        </w:rPr>
        <w:t>on an executive and congress of the Association except otherwise in this constitution</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 xml:space="preserve"> Shall preside over the executive meeting and congress.</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supervise and co-ordinate all aspects of the association activities</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 xml:space="preserve">Shall be a signatory to the Association </w:t>
      </w:r>
      <w:r>
        <w:rPr>
          <w:rFonts w:ascii="Times New Roman" w:hAnsi="Times New Roman"/>
          <w:sz w:val="24"/>
        </w:rPr>
        <w:t>bank account</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have voting right at both executive and general meeting in the event of vote’s tie</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sign all the minutes of the meeting after adoption</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be empowered to delegate authority on behalf of the Association, but such delegation(s) is/</w:t>
      </w:r>
      <w:r>
        <w:rPr>
          <w:rFonts w:ascii="Times New Roman" w:hAnsi="Times New Roman"/>
          <w:sz w:val="24"/>
        </w:rPr>
        <w:t>are subject to senate approval.</w:t>
      </w:r>
    </w:p>
    <w:p w:rsidR="00950DC9" w:rsidRDefault="006A4079">
      <w:pPr>
        <w:pStyle w:val="ListParagraph"/>
        <w:numPr>
          <w:ilvl w:val="0"/>
          <w:numId w:val="9"/>
        </w:numPr>
        <w:spacing w:line="360" w:lineRule="auto"/>
        <w:jc w:val="both"/>
        <w:rPr>
          <w:rFonts w:ascii="Times New Roman" w:hAnsi="Times New Roman"/>
          <w:sz w:val="24"/>
        </w:rPr>
      </w:pPr>
      <w:r>
        <w:rPr>
          <w:rFonts w:ascii="Times New Roman" w:hAnsi="Times New Roman"/>
          <w:sz w:val="24"/>
        </w:rPr>
        <w:t>Shall deliver a written annual presidential stewardship report at the end of his tenure of office.</w:t>
      </w:r>
    </w:p>
    <w:p w:rsidR="00950DC9" w:rsidRDefault="006A4079">
      <w:pPr>
        <w:pStyle w:val="ListParagraph"/>
        <w:numPr>
          <w:ilvl w:val="0"/>
          <w:numId w:val="9"/>
        </w:numPr>
        <w:spacing w:line="360" w:lineRule="auto"/>
        <w:jc w:val="both"/>
        <w:rPr>
          <w:rFonts w:ascii="Times New Roman" w:hAnsi="Times New Roman"/>
          <w:b/>
          <w:sz w:val="24"/>
        </w:rPr>
      </w:pPr>
      <w:r>
        <w:rPr>
          <w:rFonts w:ascii="Times New Roman" w:hAnsi="Times New Roman"/>
          <w:sz w:val="24"/>
        </w:rPr>
        <w:t>Shall perform such other function(s) as may be conferred on him by other provision(s) of this constitution</w:t>
      </w:r>
    </w:p>
    <w:p w:rsidR="00950DC9" w:rsidRDefault="006A4079">
      <w:pPr>
        <w:pStyle w:val="ListParagraph"/>
        <w:numPr>
          <w:ilvl w:val="0"/>
          <w:numId w:val="9"/>
        </w:numPr>
        <w:spacing w:line="360" w:lineRule="auto"/>
        <w:jc w:val="both"/>
        <w:rPr>
          <w:rFonts w:ascii="Times New Roman" w:hAnsi="Times New Roman"/>
          <w:b/>
          <w:sz w:val="24"/>
        </w:rPr>
      </w:pPr>
      <w:r>
        <w:rPr>
          <w:rFonts w:ascii="Times New Roman" w:hAnsi="Times New Roman"/>
          <w:sz w:val="24"/>
        </w:rPr>
        <w:t>Shall have the pow</w:t>
      </w:r>
      <w:r>
        <w:rPr>
          <w:rFonts w:ascii="Times New Roman" w:hAnsi="Times New Roman"/>
          <w:sz w:val="24"/>
        </w:rPr>
        <w:t>er to appoint any member of the association to act in any capacity in conformity with the constitution</w:t>
      </w:r>
    </w:p>
    <w:p w:rsidR="00950DC9" w:rsidRDefault="006A4079">
      <w:pPr>
        <w:spacing w:line="360" w:lineRule="auto"/>
        <w:jc w:val="center"/>
        <w:rPr>
          <w:rFonts w:ascii="Times New Roman" w:hAnsi="Times New Roman"/>
          <w:sz w:val="24"/>
        </w:rPr>
      </w:pPr>
      <w:r>
        <w:rPr>
          <w:rFonts w:ascii="Times New Roman" w:hAnsi="Times New Roman"/>
          <w:b/>
          <w:sz w:val="24"/>
        </w:rPr>
        <w:t>SECTION TWO</w:t>
      </w:r>
      <w:r>
        <w:rPr>
          <w:rFonts w:ascii="Times New Roman" w:hAnsi="Times New Roman"/>
          <w:sz w:val="24"/>
        </w:rPr>
        <w:t>-</w:t>
      </w:r>
      <w:r>
        <w:rPr>
          <w:rFonts w:ascii="Times New Roman" w:hAnsi="Times New Roman"/>
          <w:b/>
          <w:sz w:val="24"/>
        </w:rPr>
        <w:t>VICE-PRESIDENT</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t xml:space="preserve"> Shall assist the president in the performance of his/her duties Shall act for the president in his/her absence</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t>Shall assume the duties of the presidency if only when the president resigned suspended, impeached or removed from office.</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t>Shall be the second man of the Association</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t>Shall perform other functions</w:t>
      </w:r>
      <w:r>
        <w:rPr>
          <w:rFonts w:ascii="Times New Roman" w:hAnsi="Times New Roman"/>
          <w:sz w:val="24"/>
        </w:rPr>
        <w:t xml:space="preserve"> as may be conferred on him/her by other section of the constitution.</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t>Shall be empowered to delegate authority on behalf of the Association, but such delegation(s) is/are subject to senate approval.</w:t>
      </w:r>
    </w:p>
    <w:p w:rsidR="00950DC9" w:rsidRDefault="006A4079">
      <w:pPr>
        <w:pStyle w:val="ListParagraph"/>
        <w:numPr>
          <w:ilvl w:val="0"/>
          <w:numId w:val="10"/>
        </w:numPr>
        <w:spacing w:line="360" w:lineRule="auto"/>
        <w:jc w:val="both"/>
        <w:rPr>
          <w:rFonts w:ascii="Times New Roman" w:hAnsi="Times New Roman"/>
          <w:sz w:val="24"/>
        </w:rPr>
      </w:pPr>
      <w:r>
        <w:rPr>
          <w:rFonts w:ascii="Times New Roman" w:hAnsi="Times New Roman"/>
          <w:sz w:val="24"/>
        </w:rPr>
        <w:lastRenderedPageBreak/>
        <w:t>Shall be the Chairman of academic committee.</w:t>
      </w:r>
    </w:p>
    <w:p w:rsidR="00950DC9" w:rsidRDefault="006A4079">
      <w:pPr>
        <w:spacing w:line="360" w:lineRule="auto"/>
        <w:jc w:val="center"/>
        <w:rPr>
          <w:rFonts w:ascii="Times New Roman" w:hAnsi="Times New Roman"/>
          <w:b/>
          <w:sz w:val="24"/>
        </w:rPr>
      </w:pPr>
      <w:r>
        <w:rPr>
          <w:rFonts w:ascii="Times New Roman" w:hAnsi="Times New Roman"/>
          <w:b/>
          <w:sz w:val="24"/>
        </w:rPr>
        <w:t>SECTION THRE</w:t>
      </w:r>
      <w:r>
        <w:rPr>
          <w:rFonts w:ascii="Times New Roman" w:hAnsi="Times New Roman"/>
          <w:b/>
          <w:sz w:val="24"/>
        </w:rPr>
        <w:t>E</w:t>
      </w:r>
      <w:r>
        <w:rPr>
          <w:rFonts w:ascii="Times New Roman" w:hAnsi="Times New Roman"/>
          <w:sz w:val="24"/>
        </w:rPr>
        <w:t>-</w:t>
      </w:r>
      <w:r>
        <w:rPr>
          <w:rFonts w:ascii="Times New Roman" w:hAnsi="Times New Roman"/>
          <w:b/>
          <w:sz w:val="24"/>
        </w:rPr>
        <w:t>GENERAL SECRETARY</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 xml:space="preserve">Shall be the chief administrative officer of the association. </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handle all correspondence of the association except that of senate arm</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keep record of minutes of the executive council meetings and congresses.</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present and</w:t>
      </w:r>
      <w:r>
        <w:rPr>
          <w:rFonts w:ascii="Times New Roman" w:hAnsi="Times New Roman"/>
          <w:sz w:val="24"/>
        </w:rPr>
        <w:t xml:space="preserve"> submit a copy of correspondences to the senate through the Clerk</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provide the press wing with the necessary information for the publicity.</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summon the meetings of the congress or the Executive officers of the association through the president</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w:t>
      </w:r>
      <w:r>
        <w:rPr>
          <w:rFonts w:ascii="Times New Roman" w:hAnsi="Times New Roman"/>
          <w:sz w:val="24"/>
        </w:rPr>
        <w:t xml:space="preserve">all be in charge of the association library </w:t>
      </w:r>
    </w:p>
    <w:p w:rsidR="00950DC9" w:rsidRDefault="006A4079">
      <w:pPr>
        <w:pStyle w:val="ListParagraph"/>
        <w:numPr>
          <w:ilvl w:val="0"/>
          <w:numId w:val="3"/>
        </w:numPr>
        <w:spacing w:line="360" w:lineRule="auto"/>
        <w:jc w:val="both"/>
        <w:rPr>
          <w:rFonts w:ascii="Times New Roman" w:hAnsi="Times New Roman"/>
          <w:sz w:val="24"/>
        </w:rPr>
      </w:pPr>
      <w:r>
        <w:rPr>
          <w:rFonts w:ascii="Times New Roman" w:hAnsi="Times New Roman"/>
          <w:sz w:val="24"/>
        </w:rPr>
        <w:t>Shall submit paper of the annual registration of the association</w:t>
      </w:r>
    </w:p>
    <w:p w:rsidR="00950DC9" w:rsidRDefault="006A4079">
      <w:pPr>
        <w:spacing w:line="360" w:lineRule="auto"/>
        <w:jc w:val="center"/>
        <w:rPr>
          <w:rFonts w:ascii="Times New Roman" w:hAnsi="Times New Roman"/>
          <w:b/>
          <w:sz w:val="24"/>
        </w:rPr>
      </w:pPr>
      <w:r>
        <w:rPr>
          <w:rFonts w:ascii="Times New Roman" w:hAnsi="Times New Roman"/>
          <w:b/>
          <w:sz w:val="24"/>
        </w:rPr>
        <w:t>SECTION FOUR</w:t>
      </w:r>
      <w:r>
        <w:rPr>
          <w:rFonts w:ascii="Times New Roman" w:hAnsi="Times New Roman"/>
          <w:sz w:val="24"/>
        </w:rPr>
        <w:t>-</w:t>
      </w:r>
      <w:r>
        <w:rPr>
          <w:rFonts w:ascii="Times New Roman" w:hAnsi="Times New Roman"/>
          <w:b/>
          <w:sz w:val="24"/>
        </w:rPr>
        <w:t>ASSITANT GENERAL SECRETARY</w:t>
      </w:r>
    </w:p>
    <w:p w:rsidR="00950DC9" w:rsidRDefault="006A4079">
      <w:pPr>
        <w:pStyle w:val="ListParagraph"/>
        <w:numPr>
          <w:ilvl w:val="0"/>
          <w:numId w:val="11"/>
        </w:numPr>
        <w:spacing w:line="360" w:lineRule="auto"/>
        <w:jc w:val="both"/>
        <w:rPr>
          <w:rFonts w:ascii="Times New Roman" w:hAnsi="Times New Roman"/>
          <w:b/>
          <w:sz w:val="24"/>
        </w:rPr>
      </w:pPr>
      <w:r>
        <w:rPr>
          <w:rFonts w:ascii="Times New Roman" w:hAnsi="Times New Roman"/>
          <w:sz w:val="24"/>
        </w:rPr>
        <w:t xml:space="preserve"> Shall assist the General Secretary in the performance of his/her duties</w:t>
      </w:r>
    </w:p>
    <w:p w:rsidR="00950DC9" w:rsidRDefault="006A4079">
      <w:pPr>
        <w:pStyle w:val="ListParagraph"/>
        <w:numPr>
          <w:ilvl w:val="0"/>
          <w:numId w:val="11"/>
        </w:numPr>
        <w:spacing w:line="360" w:lineRule="auto"/>
        <w:jc w:val="both"/>
        <w:rPr>
          <w:rFonts w:ascii="Times New Roman" w:hAnsi="Times New Roman"/>
          <w:b/>
          <w:sz w:val="24"/>
        </w:rPr>
      </w:pPr>
      <w:r>
        <w:rPr>
          <w:rFonts w:ascii="Times New Roman" w:hAnsi="Times New Roman"/>
          <w:sz w:val="24"/>
        </w:rPr>
        <w:t>Shall be empowered to act and per</w:t>
      </w:r>
      <w:r>
        <w:rPr>
          <w:rFonts w:ascii="Times New Roman" w:hAnsi="Times New Roman"/>
          <w:sz w:val="24"/>
        </w:rPr>
        <w:t>form all the duties with the rights and powers of the General Secretary in the latter’s absence.</w:t>
      </w:r>
    </w:p>
    <w:p w:rsidR="00950DC9" w:rsidRDefault="006A4079">
      <w:pPr>
        <w:pStyle w:val="ListParagraph"/>
        <w:numPr>
          <w:ilvl w:val="0"/>
          <w:numId w:val="11"/>
        </w:numPr>
        <w:spacing w:line="360" w:lineRule="auto"/>
        <w:jc w:val="both"/>
        <w:rPr>
          <w:rFonts w:ascii="Times New Roman" w:hAnsi="Times New Roman"/>
          <w:b/>
          <w:sz w:val="24"/>
        </w:rPr>
      </w:pPr>
      <w:r>
        <w:rPr>
          <w:rFonts w:ascii="Times New Roman" w:hAnsi="Times New Roman"/>
          <w:sz w:val="24"/>
        </w:rPr>
        <w:t>Shall become the General Secretary if General Secretary is removed, suspended or impeached.</w:t>
      </w:r>
    </w:p>
    <w:p w:rsidR="00950DC9" w:rsidRDefault="006A4079">
      <w:pPr>
        <w:pStyle w:val="ListParagraph"/>
        <w:numPr>
          <w:ilvl w:val="0"/>
          <w:numId w:val="11"/>
        </w:numPr>
        <w:spacing w:line="360" w:lineRule="auto"/>
        <w:jc w:val="both"/>
        <w:rPr>
          <w:rFonts w:ascii="Times New Roman" w:hAnsi="Times New Roman"/>
          <w:b/>
          <w:sz w:val="24"/>
        </w:rPr>
      </w:pPr>
      <w:r>
        <w:rPr>
          <w:rFonts w:ascii="Times New Roman" w:hAnsi="Times New Roman"/>
          <w:sz w:val="24"/>
        </w:rPr>
        <w:t>Shall perform other duties as may be assigned to him/her by the Gen</w:t>
      </w:r>
      <w:r>
        <w:rPr>
          <w:rFonts w:ascii="Times New Roman" w:hAnsi="Times New Roman"/>
          <w:sz w:val="24"/>
        </w:rPr>
        <w:t>eral Secretary.</w:t>
      </w:r>
    </w:p>
    <w:p w:rsidR="00950DC9" w:rsidRDefault="006A4079">
      <w:pPr>
        <w:pStyle w:val="ListParagraph"/>
        <w:numPr>
          <w:ilvl w:val="0"/>
          <w:numId w:val="11"/>
        </w:numPr>
        <w:spacing w:line="360" w:lineRule="auto"/>
        <w:jc w:val="both"/>
        <w:rPr>
          <w:rFonts w:ascii="Times New Roman" w:hAnsi="Times New Roman"/>
          <w:b/>
          <w:sz w:val="24"/>
        </w:rPr>
      </w:pPr>
      <w:r>
        <w:rPr>
          <w:rFonts w:ascii="Times New Roman" w:hAnsi="Times New Roman"/>
          <w:sz w:val="24"/>
        </w:rPr>
        <w:t>Shall perform other functions as may be conferred on him/her by other provisions of this constitution</w:t>
      </w:r>
    </w:p>
    <w:p w:rsidR="00950DC9" w:rsidRDefault="006A4079">
      <w:pPr>
        <w:spacing w:line="360" w:lineRule="auto"/>
        <w:jc w:val="center"/>
        <w:rPr>
          <w:rFonts w:ascii="Times New Roman" w:hAnsi="Times New Roman"/>
          <w:b/>
          <w:sz w:val="24"/>
        </w:rPr>
      </w:pPr>
      <w:r>
        <w:rPr>
          <w:rFonts w:ascii="Times New Roman" w:hAnsi="Times New Roman"/>
          <w:b/>
          <w:sz w:val="24"/>
        </w:rPr>
        <w:t>SECTION FIVE</w:t>
      </w:r>
      <w:r>
        <w:rPr>
          <w:rFonts w:ascii="Times New Roman" w:hAnsi="Times New Roman"/>
          <w:sz w:val="24"/>
        </w:rPr>
        <w:t>-</w:t>
      </w:r>
      <w:r>
        <w:rPr>
          <w:rFonts w:ascii="Times New Roman" w:hAnsi="Times New Roman"/>
          <w:b/>
          <w:sz w:val="24"/>
        </w:rPr>
        <w:t>FINANCIAL SECRETARY</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collect all dues to the Association</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issue receipts for money collected</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keep a proper an</w:t>
      </w:r>
      <w:r>
        <w:rPr>
          <w:rFonts w:ascii="Times New Roman" w:hAnsi="Times New Roman"/>
          <w:sz w:val="24"/>
        </w:rPr>
        <w:t>d accurate account of the Association</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be one of the signatories to the Association bank account</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countersign any withdrawal of fund by the treasurer.</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 xml:space="preserve">Shall evaluate all projects and/or activities to be undertaken by the Association and explore </w:t>
      </w:r>
      <w:r>
        <w:rPr>
          <w:rFonts w:ascii="Times New Roman" w:hAnsi="Times New Roman"/>
          <w:sz w:val="24"/>
        </w:rPr>
        <w:t>avenues of cutting down cost while maintaining the quality of such project or activity</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lastRenderedPageBreak/>
        <w:t>Shall hand-over all money received by him/her within 48hours of such receipts to treasurer</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make all financial documents available to the audit committee when neces</w:t>
      </w:r>
      <w:r>
        <w:rPr>
          <w:rFonts w:ascii="Times New Roman" w:hAnsi="Times New Roman"/>
          <w:sz w:val="24"/>
        </w:rPr>
        <w:t>sary.</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present a financial reports of the Association to the Senate at the end of every project executed.</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prepare the budget of the Association to be presented to the Executive which will be liable to the approval of the senate.</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be ready t</w:t>
      </w:r>
      <w:r>
        <w:rPr>
          <w:rFonts w:ascii="Times New Roman" w:hAnsi="Times New Roman"/>
          <w:sz w:val="24"/>
        </w:rPr>
        <w:t>o give the financial account of the Association anytime he is call upon to do so.</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present the Association in all financial matters in relation to other Association, club, societies etc</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be the chairman of fund raising committee,</w:t>
      </w:r>
    </w:p>
    <w:p w:rsidR="00950DC9" w:rsidRDefault="006A4079">
      <w:pPr>
        <w:pStyle w:val="ListParagraph"/>
        <w:numPr>
          <w:ilvl w:val="0"/>
          <w:numId w:val="12"/>
        </w:numPr>
        <w:spacing w:line="360" w:lineRule="auto"/>
        <w:jc w:val="both"/>
        <w:rPr>
          <w:rFonts w:ascii="Times New Roman" w:hAnsi="Times New Roman"/>
          <w:sz w:val="24"/>
        </w:rPr>
      </w:pPr>
      <w:r>
        <w:rPr>
          <w:rFonts w:ascii="Times New Roman" w:hAnsi="Times New Roman"/>
          <w:sz w:val="24"/>
        </w:rPr>
        <w:t>Shall perform ot</w:t>
      </w:r>
      <w:r>
        <w:rPr>
          <w:rFonts w:ascii="Times New Roman" w:hAnsi="Times New Roman"/>
          <w:sz w:val="24"/>
        </w:rPr>
        <w:t>her functions as may be conferred on him/her by other provision of the constitution.</w:t>
      </w:r>
    </w:p>
    <w:p w:rsidR="00950DC9" w:rsidRDefault="006A4079">
      <w:pPr>
        <w:spacing w:line="360" w:lineRule="auto"/>
        <w:jc w:val="center"/>
        <w:rPr>
          <w:rFonts w:ascii="Times New Roman" w:hAnsi="Times New Roman"/>
          <w:b/>
          <w:sz w:val="24"/>
        </w:rPr>
      </w:pPr>
      <w:r>
        <w:rPr>
          <w:rFonts w:ascii="Times New Roman" w:hAnsi="Times New Roman"/>
          <w:b/>
          <w:sz w:val="24"/>
        </w:rPr>
        <w:t>SECTION SIX-TREASURER</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keep the Association bank pass book and be responsible for the safekeeping of all money belonging to the Association.</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collect any money r</w:t>
      </w:r>
      <w:r>
        <w:rPr>
          <w:rFonts w:ascii="Times New Roman" w:hAnsi="Times New Roman"/>
          <w:sz w:val="24"/>
        </w:rPr>
        <w:t>eceived by the financial secretary and keep such money for not more than 48 working hours before depositing same into the Association.</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issue receipts to the Financial Secretary for all money received</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be one of the signatories to the Association</w:t>
      </w:r>
      <w:r>
        <w:rPr>
          <w:rFonts w:ascii="Times New Roman" w:hAnsi="Times New Roman"/>
          <w:sz w:val="24"/>
        </w:rPr>
        <w:t xml:space="preserve"> bank account.</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keep proper account of all income and expenditures of the association.</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keep an imprest account of not more than five thousand naira (N5000.00) or as approved by the Senate</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report any default to the Senate for appropriate ac</w:t>
      </w:r>
      <w:r>
        <w:rPr>
          <w:rFonts w:ascii="Times New Roman" w:hAnsi="Times New Roman"/>
          <w:sz w:val="24"/>
        </w:rPr>
        <w:t>tions</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not release any money in his/her care except on the presentation of a written request signed by the president and approved by the financial secretary.</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 xml:space="preserve">Further to the preceding sub-section, where the financial secretary is absent, shall release </w:t>
      </w:r>
      <w:r>
        <w:rPr>
          <w:rFonts w:ascii="Times New Roman" w:hAnsi="Times New Roman"/>
          <w:sz w:val="24"/>
        </w:rPr>
        <w:t>such money on the presentation of a written approval by the president in the consent of financial secretary to acts on his behalf.</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lastRenderedPageBreak/>
        <w:t xml:space="preserve">Shall submit on request in written form the Association bank account, book and documents for auditing </w:t>
      </w:r>
    </w:p>
    <w:p w:rsidR="00950DC9" w:rsidRDefault="006A4079">
      <w:pPr>
        <w:pStyle w:val="ListParagraph"/>
        <w:numPr>
          <w:ilvl w:val="0"/>
          <w:numId w:val="13"/>
        </w:numPr>
        <w:spacing w:line="360" w:lineRule="auto"/>
        <w:jc w:val="both"/>
        <w:rPr>
          <w:rFonts w:ascii="Times New Roman" w:hAnsi="Times New Roman"/>
          <w:sz w:val="24"/>
        </w:rPr>
      </w:pPr>
      <w:r>
        <w:rPr>
          <w:rFonts w:ascii="Times New Roman" w:hAnsi="Times New Roman"/>
          <w:sz w:val="24"/>
        </w:rPr>
        <w:t>Shall perform other fu</w:t>
      </w:r>
      <w:r>
        <w:rPr>
          <w:rFonts w:ascii="Times New Roman" w:hAnsi="Times New Roman"/>
          <w:sz w:val="24"/>
        </w:rPr>
        <w:t xml:space="preserve">nctions as may be conferred on him/her by other provision(s) of this constitution. </w:t>
      </w:r>
    </w:p>
    <w:p w:rsidR="00950DC9" w:rsidRDefault="006A4079">
      <w:pPr>
        <w:spacing w:line="360" w:lineRule="auto"/>
        <w:jc w:val="center"/>
        <w:rPr>
          <w:rFonts w:ascii="Times New Roman" w:hAnsi="Times New Roman"/>
          <w:sz w:val="24"/>
        </w:rPr>
      </w:pPr>
      <w:r>
        <w:rPr>
          <w:rFonts w:ascii="Times New Roman" w:hAnsi="Times New Roman"/>
          <w:b/>
          <w:sz w:val="24"/>
        </w:rPr>
        <w:t>SECTION SEVEN- PUBLIC RELATION OFFICER I</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be the chairman of editorial board or publicity team</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be in consultation with the president prepare and issue release on</w:t>
      </w:r>
      <w:r>
        <w:rPr>
          <w:rFonts w:ascii="Times New Roman" w:hAnsi="Times New Roman"/>
          <w:sz w:val="24"/>
        </w:rPr>
        <w:t xml:space="preserve"> the Association activities</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publicize all the activities of the Association prior to and after the occasion(s) in the posters, hand bill, newspaper, radio, TV, and other mass media within the tenet of the resources of the association.</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make, whe</w:t>
      </w:r>
      <w:r>
        <w:rPr>
          <w:rFonts w:ascii="Times New Roman" w:hAnsi="Times New Roman"/>
          <w:sz w:val="24"/>
        </w:rPr>
        <w:t>n necessary, personal contacts with other associations on the association’s behalf</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make necessary releases available to the presidents of (NAOS) affiliated units</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in consultation with the Executive be responsible for the internal and external pu</w:t>
      </w:r>
      <w:r>
        <w:rPr>
          <w:rFonts w:ascii="Times New Roman" w:hAnsi="Times New Roman"/>
          <w:sz w:val="24"/>
        </w:rPr>
        <w:t>blicity of the activities of the Association</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 xml:space="preserve">Shall be the image-maker of the Association </w:t>
      </w:r>
    </w:p>
    <w:p w:rsidR="00950DC9" w:rsidRDefault="006A4079">
      <w:pPr>
        <w:pStyle w:val="ListParagraph"/>
        <w:numPr>
          <w:ilvl w:val="0"/>
          <w:numId w:val="14"/>
        </w:numPr>
        <w:spacing w:line="360" w:lineRule="auto"/>
        <w:jc w:val="both"/>
        <w:rPr>
          <w:rFonts w:ascii="Times New Roman" w:hAnsi="Times New Roman"/>
          <w:sz w:val="24"/>
        </w:rPr>
      </w:pPr>
      <w:r>
        <w:rPr>
          <w:rFonts w:ascii="Times New Roman" w:hAnsi="Times New Roman"/>
          <w:sz w:val="24"/>
        </w:rPr>
        <w:t>Shall perform such other duties as may be required of him/her by any other provision(s) of this constitution</w:t>
      </w:r>
    </w:p>
    <w:p w:rsidR="00950DC9" w:rsidRDefault="00950DC9">
      <w:pPr>
        <w:pStyle w:val="ListParagraph"/>
        <w:spacing w:line="360" w:lineRule="auto"/>
        <w:ind w:left="1080"/>
        <w:jc w:val="both"/>
        <w:rPr>
          <w:rFonts w:ascii="Times New Roman" w:hAnsi="Times New Roman"/>
          <w:sz w:val="24"/>
        </w:rPr>
      </w:pPr>
    </w:p>
    <w:p w:rsidR="00950DC9" w:rsidRDefault="006A4079">
      <w:pPr>
        <w:pStyle w:val="ListParagraph"/>
        <w:spacing w:line="360" w:lineRule="auto"/>
        <w:ind w:left="1080"/>
        <w:jc w:val="center"/>
        <w:rPr>
          <w:rFonts w:ascii="Times New Roman" w:hAnsi="Times New Roman"/>
          <w:b/>
          <w:sz w:val="24"/>
        </w:rPr>
      </w:pPr>
      <w:r>
        <w:rPr>
          <w:rFonts w:ascii="Times New Roman" w:hAnsi="Times New Roman"/>
          <w:b/>
          <w:sz w:val="24"/>
        </w:rPr>
        <w:t>SECTION EIGHT-PUBLIC RELATION OFFICER II</w:t>
      </w:r>
    </w:p>
    <w:p w:rsidR="00950DC9" w:rsidRDefault="006A4079">
      <w:pPr>
        <w:pStyle w:val="ListParagraph"/>
        <w:numPr>
          <w:ilvl w:val="0"/>
          <w:numId w:val="19"/>
        </w:numPr>
        <w:spacing w:line="360" w:lineRule="auto"/>
        <w:jc w:val="both"/>
        <w:rPr>
          <w:rFonts w:ascii="Times New Roman" w:hAnsi="Times New Roman"/>
          <w:sz w:val="24"/>
        </w:rPr>
      </w:pPr>
      <w:r>
        <w:rPr>
          <w:rFonts w:ascii="Times New Roman" w:hAnsi="Times New Roman"/>
          <w:sz w:val="24"/>
        </w:rPr>
        <w:t>Shall assist th</w:t>
      </w:r>
      <w:r>
        <w:rPr>
          <w:rFonts w:ascii="Times New Roman" w:hAnsi="Times New Roman"/>
          <w:sz w:val="24"/>
        </w:rPr>
        <w:t>e PRO I when the needs arise</w:t>
      </w:r>
    </w:p>
    <w:p w:rsidR="00950DC9" w:rsidRDefault="006A4079">
      <w:pPr>
        <w:pStyle w:val="ListParagraph"/>
        <w:numPr>
          <w:ilvl w:val="0"/>
          <w:numId w:val="19"/>
        </w:numPr>
        <w:spacing w:line="360" w:lineRule="auto"/>
        <w:jc w:val="both"/>
        <w:rPr>
          <w:rFonts w:ascii="Times New Roman" w:hAnsi="Times New Roman"/>
          <w:sz w:val="24"/>
        </w:rPr>
      </w:pPr>
      <w:r>
        <w:rPr>
          <w:rFonts w:ascii="Times New Roman" w:hAnsi="Times New Roman"/>
          <w:sz w:val="24"/>
        </w:rPr>
        <w:t>Shall act as the PRO in the absence of PROI</w:t>
      </w:r>
    </w:p>
    <w:p w:rsidR="00950DC9" w:rsidRDefault="006A4079">
      <w:pPr>
        <w:spacing w:line="360" w:lineRule="auto"/>
        <w:jc w:val="center"/>
        <w:rPr>
          <w:rFonts w:ascii="Times New Roman" w:hAnsi="Times New Roman"/>
          <w:b/>
          <w:sz w:val="24"/>
        </w:rPr>
      </w:pPr>
      <w:r>
        <w:rPr>
          <w:rFonts w:ascii="Times New Roman" w:hAnsi="Times New Roman"/>
          <w:b/>
          <w:sz w:val="24"/>
        </w:rPr>
        <w:t>SECTION EIGHT- SOCIAL DIRECTOR</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t>Shall be responsible for the Association social events</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t>Shall forward to the financial secretary proceeds from such activities within 48 hours and obtain</w:t>
      </w:r>
      <w:r>
        <w:rPr>
          <w:rFonts w:ascii="Times New Roman" w:hAnsi="Times New Roman"/>
          <w:sz w:val="24"/>
        </w:rPr>
        <w:t xml:space="preserve"> receipt for it.</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t>Shall work hand-in-hand with the public relations officers to uplift the image of the association.</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lastRenderedPageBreak/>
        <w:t>Shall furnish the executive with the social expenditures of the association for approval</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t>Shall be the chairman of social committee</w:t>
      </w:r>
    </w:p>
    <w:p w:rsidR="00950DC9" w:rsidRDefault="006A4079">
      <w:pPr>
        <w:pStyle w:val="ListParagraph"/>
        <w:numPr>
          <w:ilvl w:val="0"/>
          <w:numId w:val="15"/>
        </w:numPr>
        <w:spacing w:line="360" w:lineRule="auto"/>
        <w:jc w:val="both"/>
        <w:rPr>
          <w:rFonts w:ascii="Times New Roman" w:hAnsi="Times New Roman"/>
          <w:b/>
          <w:sz w:val="24"/>
        </w:rPr>
      </w:pPr>
      <w:r>
        <w:rPr>
          <w:rFonts w:ascii="Times New Roman" w:hAnsi="Times New Roman"/>
          <w:sz w:val="24"/>
        </w:rPr>
        <w:t>Shall per</w:t>
      </w:r>
      <w:r>
        <w:rPr>
          <w:rFonts w:ascii="Times New Roman" w:hAnsi="Times New Roman"/>
          <w:sz w:val="24"/>
        </w:rPr>
        <w:t>form such other duties as may be required of him/her by any other provision(s) this constitution.</w:t>
      </w:r>
    </w:p>
    <w:p w:rsidR="00950DC9" w:rsidRDefault="00950DC9">
      <w:pPr>
        <w:pStyle w:val="ListParagraph"/>
        <w:spacing w:line="360" w:lineRule="auto"/>
        <w:ind w:left="1080"/>
        <w:jc w:val="both"/>
        <w:rPr>
          <w:rFonts w:ascii="Times New Roman" w:hAnsi="Times New Roman"/>
          <w:b/>
          <w:sz w:val="24"/>
        </w:rPr>
      </w:pPr>
    </w:p>
    <w:p w:rsidR="00950DC9" w:rsidRDefault="006A4079">
      <w:pPr>
        <w:spacing w:line="360" w:lineRule="auto"/>
        <w:jc w:val="center"/>
        <w:rPr>
          <w:rFonts w:ascii="Times New Roman" w:hAnsi="Times New Roman"/>
          <w:sz w:val="24"/>
        </w:rPr>
      </w:pPr>
      <w:r>
        <w:rPr>
          <w:rFonts w:ascii="Times New Roman" w:hAnsi="Times New Roman"/>
          <w:b/>
          <w:sz w:val="24"/>
        </w:rPr>
        <w:t>SECTION NINE</w:t>
      </w:r>
      <w:r>
        <w:rPr>
          <w:rFonts w:ascii="Times New Roman" w:hAnsi="Times New Roman"/>
          <w:sz w:val="24"/>
        </w:rPr>
        <w:t>-</w:t>
      </w:r>
      <w:r>
        <w:rPr>
          <w:rFonts w:ascii="Times New Roman" w:hAnsi="Times New Roman"/>
          <w:b/>
          <w:sz w:val="24"/>
        </w:rPr>
        <w:t xml:space="preserve"> AUDITOR</w:t>
      </w:r>
    </w:p>
    <w:p w:rsidR="00950DC9" w:rsidRDefault="006A4079">
      <w:pPr>
        <w:pStyle w:val="ListParagraph"/>
        <w:numPr>
          <w:ilvl w:val="0"/>
          <w:numId w:val="16"/>
        </w:numPr>
        <w:spacing w:line="360" w:lineRule="auto"/>
        <w:jc w:val="both"/>
        <w:rPr>
          <w:rFonts w:ascii="Times New Roman" w:hAnsi="Times New Roman"/>
          <w:sz w:val="24"/>
        </w:rPr>
      </w:pPr>
      <w:r>
        <w:rPr>
          <w:rFonts w:ascii="Times New Roman" w:hAnsi="Times New Roman"/>
          <w:sz w:val="24"/>
        </w:rPr>
        <w:t>There shall be one auditor</w:t>
      </w:r>
    </w:p>
    <w:p w:rsidR="00950DC9" w:rsidRDefault="006A4079">
      <w:pPr>
        <w:pStyle w:val="ListParagraph"/>
        <w:numPr>
          <w:ilvl w:val="0"/>
          <w:numId w:val="16"/>
        </w:numPr>
        <w:spacing w:line="360" w:lineRule="auto"/>
        <w:jc w:val="both"/>
        <w:rPr>
          <w:rFonts w:ascii="Times New Roman" w:hAnsi="Times New Roman"/>
          <w:sz w:val="24"/>
        </w:rPr>
      </w:pPr>
      <w:r>
        <w:rPr>
          <w:rFonts w:ascii="Times New Roman" w:hAnsi="Times New Roman"/>
          <w:sz w:val="24"/>
        </w:rPr>
        <w:t xml:space="preserve">The auditor shall lie responsible for the auditing of the Association’s account and present the report to </w:t>
      </w:r>
      <w:r>
        <w:rPr>
          <w:rFonts w:ascii="Times New Roman" w:hAnsi="Times New Roman"/>
          <w:sz w:val="24"/>
        </w:rPr>
        <w:t>the Executive.</w:t>
      </w:r>
    </w:p>
    <w:p w:rsidR="00950DC9" w:rsidRDefault="006A4079">
      <w:pPr>
        <w:pStyle w:val="ListParagraph"/>
        <w:numPr>
          <w:ilvl w:val="0"/>
          <w:numId w:val="16"/>
        </w:numPr>
        <w:spacing w:line="360" w:lineRule="auto"/>
        <w:jc w:val="both"/>
        <w:rPr>
          <w:rFonts w:ascii="Times New Roman" w:hAnsi="Times New Roman"/>
          <w:sz w:val="24"/>
        </w:rPr>
      </w:pPr>
      <w:r>
        <w:rPr>
          <w:rFonts w:ascii="Times New Roman" w:hAnsi="Times New Roman"/>
          <w:sz w:val="24"/>
        </w:rPr>
        <w:t>Shall evaluate all projects and/or activities to be undertaken by the Association and explore avenues of cutting down cost while maintaining the quality of such project or activity</w:t>
      </w:r>
    </w:p>
    <w:p w:rsidR="00950DC9" w:rsidRDefault="006A4079">
      <w:pPr>
        <w:pStyle w:val="ListParagraph"/>
        <w:numPr>
          <w:ilvl w:val="0"/>
          <w:numId w:val="16"/>
        </w:numPr>
        <w:spacing w:line="360" w:lineRule="auto"/>
        <w:jc w:val="both"/>
        <w:rPr>
          <w:rFonts w:ascii="Times New Roman" w:hAnsi="Times New Roman"/>
          <w:sz w:val="24"/>
        </w:rPr>
      </w:pPr>
      <w:r>
        <w:rPr>
          <w:rFonts w:ascii="Times New Roman" w:hAnsi="Times New Roman"/>
          <w:sz w:val="24"/>
        </w:rPr>
        <w:t>The auditor shall be the chairman of audit committee.</w:t>
      </w:r>
    </w:p>
    <w:p w:rsidR="00950DC9" w:rsidRDefault="006A4079">
      <w:pPr>
        <w:pStyle w:val="ListParagraph"/>
        <w:numPr>
          <w:ilvl w:val="0"/>
          <w:numId w:val="16"/>
        </w:numPr>
        <w:spacing w:line="360" w:lineRule="auto"/>
        <w:jc w:val="both"/>
        <w:rPr>
          <w:rFonts w:ascii="Times New Roman" w:hAnsi="Times New Roman"/>
          <w:sz w:val="24"/>
        </w:rPr>
      </w:pPr>
      <w:r>
        <w:rPr>
          <w:rFonts w:ascii="Times New Roman" w:hAnsi="Times New Roman"/>
          <w:sz w:val="24"/>
        </w:rPr>
        <w:t>He/she</w:t>
      </w:r>
      <w:r>
        <w:rPr>
          <w:rFonts w:ascii="Times New Roman" w:hAnsi="Times New Roman"/>
          <w:sz w:val="24"/>
        </w:rPr>
        <w:t xml:space="preserve"> shall perform other function(s) as conferred on him/her by the congress or any other provisions of this constitution.</w:t>
      </w:r>
    </w:p>
    <w:p w:rsidR="00950DC9" w:rsidRDefault="00950DC9">
      <w:pPr>
        <w:spacing w:line="360" w:lineRule="auto"/>
        <w:ind w:left="360"/>
        <w:jc w:val="both"/>
        <w:rPr>
          <w:rFonts w:ascii="Times New Roman" w:hAnsi="Times New Roman"/>
          <w:sz w:val="24"/>
        </w:rPr>
      </w:pPr>
    </w:p>
    <w:p w:rsidR="00950DC9" w:rsidRDefault="006A4079">
      <w:pPr>
        <w:spacing w:line="360" w:lineRule="auto"/>
        <w:ind w:left="360"/>
        <w:jc w:val="center"/>
        <w:rPr>
          <w:rFonts w:ascii="Times New Roman" w:hAnsi="Times New Roman"/>
          <w:b/>
          <w:sz w:val="24"/>
        </w:rPr>
      </w:pPr>
      <w:r>
        <w:rPr>
          <w:rFonts w:ascii="Times New Roman" w:hAnsi="Times New Roman"/>
          <w:b/>
          <w:sz w:val="24"/>
        </w:rPr>
        <w:t>SECTION TEN- SPORT DIRECTOR</w:t>
      </w:r>
    </w:p>
    <w:p w:rsidR="00950DC9" w:rsidRDefault="006A4079">
      <w:pPr>
        <w:pStyle w:val="ListParagraph"/>
        <w:numPr>
          <w:ilvl w:val="0"/>
          <w:numId w:val="17"/>
        </w:numPr>
        <w:spacing w:line="360" w:lineRule="auto"/>
        <w:rPr>
          <w:rFonts w:ascii="Times New Roman" w:hAnsi="Times New Roman"/>
          <w:sz w:val="24"/>
        </w:rPr>
      </w:pPr>
      <w:r>
        <w:rPr>
          <w:rFonts w:ascii="Times New Roman" w:hAnsi="Times New Roman"/>
          <w:sz w:val="24"/>
        </w:rPr>
        <w:t xml:space="preserve">He shall be a keens sportsman or woman </w:t>
      </w:r>
    </w:p>
    <w:p w:rsidR="00950DC9" w:rsidRDefault="006A4079">
      <w:pPr>
        <w:pStyle w:val="ListParagraph"/>
        <w:numPr>
          <w:ilvl w:val="0"/>
          <w:numId w:val="17"/>
        </w:numPr>
        <w:spacing w:line="360" w:lineRule="auto"/>
        <w:rPr>
          <w:rFonts w:ascii="Times New Roman" w:hAnsi="Times New Roman"/>
          <w:sz w:val="24"/>
        </w:rPr>
      </w:pPr>
      <w:r>
        <w:rPr>
          <w:rFonts w:ascii="Times New Roman" w:hAnsi="Times New Roman"/>
          <w:sz w:val="24"/>
        </w:rPr>
        <w:t>He shall be responsible for organizing all sport activities of the a</w:t>
      </w:r>
      <w:r>
        <w:rPr>
          <w:rFonts w:ascii="Times New Roman" w:hAnsi="Times New Roman"/>
          <w:sz w:val="24"/>
        </w:rPr>
        <w:t>ssociation</w:t>
      </w:r>
    </w:p>
    <w:p w:rsidR="00950DC9" w:rsidRDefault="006A4079">
      <w:pPr>
        <w:pStyle w:val="ListParagraph"/>
        <w:numPr>
          <w:ilvl w:val="0"/>
          <w:numId w:val="17"/>
        </w:numPr>
        <w:spacing w:line="360" w:lineRule="auto"/>
        <w:rPr>
          <w:rFonts w:ascii="Times New Roman" w:hAnsi="Times New Roman"/>
          <w:sz w:val="24"/>
        </w:rPr>
      </w:pPr>
      <w:r>
        <w:rPr>
          <w:rFonts w:ascii="Times New Roman" w:hAnsi="Times New Roman"/>
          <w:sz w:val="24"/>
        </w:rPr>
        <w:t>He shall be responsible for improving the current standard of member sport activity</w:t>
      </w:r>
    </w:p>
    <w:p w:rsidR="00950DC9" w:rsidRDefault="006A4079">
      <w:pPr>
        <w:pStyle w:val="ListParagraph"/>
        <w:numPr>
          <w:ilvl w:val="0"/>
          <w:numId w:val="17"/>
        </w:numPr>
        <w:spacing w:line="360" w:lineRule="auto"/>
        <w:rPr>
          <w:rFonts w:ascii="Times New Roman" w:hAnsi="Times New Roman"/>
          <w:sz w:val="24"/>
        </w:rPr>
      </w:pPr>
      <w:r>
        <w:rPr>
          <w:rFonts w:ascii="Times New Roman" w:hAnsi="Times New Roman"/>
          <w:sz w:val="24"/>
        </w:rPr>
        <w:t xml:space="preserve">He shall assume other function which may be assigned to him/her by the executive council </w:t>
      </w:r>
    </w:p>
    <w:p w:rsidR="00950DC9" w:rsidRDefault="006A4079">
      <w:pPr>
        <w:pStyle w:val="ListParagraph"/>
        <w:spacing w:line="360" w:lineRule="auto"/>
        <w:ind w:left="1080"/>
        <w:jc w:val="center"/>
        <w:rPr>
          <w:rFonts w:ascii="Times New Roman" w:hAnsi="Times New Roman"/>
          <w:b/>
          <w:sz w:val="24"/>
        </w:rPr>
      </w:pPr>
      <w:r>
        <w:rPr>
          <w:rFonts w:ascii="Times New Roman" w:hAnsi="Times New Roman"/>
          <w:b/>
          <w:sz w:val="24"/>
        </w:rPr>
        <w:t>SECTION ELEVEN- WELFARE DIRECTOR</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t>Shall be responsible for matters relat</w:t>
      </w:r>
      <w:r>
        <w:rPr>
          <w:rFonts w:ascii="Times New Roman" w:hAnsi="Times New Roman"/>
          <w:sz w:val="24"/>
        </w:rPr>
        <w:t>ing to the general welfare of the association’s members</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t>Shall be the custodian of all the audio-visual instruments, equipment and other properties of the association.</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t xml:space="preserve">Shall provide refreshment for the association during statutory and other </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lastRenderedPageBreak/>
        <w:t xml:space="preserve">Shall be the </w:t>
      </w:r>
      <w:r>
        <w:rPr>
          <w:rFonts w:ascii="Times New Roman" w:hAnsi="Times New Roman"/>
          <w:sz w:val="24"/>
        </w:rPr>
        <w:t>chairman of welfare committee</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t>Shall keep union properties</w:t>
      </w:r>
    </w:p>
    <w:p w:rsidR="00950DC9" w:rsidRDefault="006A4079">
      <w:pPr>
        <w:pStyle w:val="ListParagraph"/>
        <w:numPr>
          <w:ilvl w:val="0"/>
          <w:numId w:val="18"/>
        </w:numPr>
        <w:spacing w:line="360" w:lineRule="auto"/>
        <w:rPr>
          <w:rFonts w:ascii="Times New Roman" w:hAnsi="Times New Roman"/>
          <w:sz w:val="24"/>
        </w:rPr>
      </w:pPr>
      <w:r>
        <w:rPr>
          <w:rFonts w:ascii="Times New Roman" w:hAnsi="Times New Roman"/>
          <w:sz w:val="24"/>
        </w:rPr>
        <w:t>Shall perform functions any other dully assigned by the union</w:t>
      </w:r>
    </w:p>
    <w:p w:rsidR="00950DC9" w:rsidRDefault="006A4079">
      <w:pPr>
        <w:spacing w:line="360" w:lineRule="auto"/>
        <w:jc w:val="center"/>
        <w:rPr>
          <w:rFonts w:ascii="Times New Roman" w:hAnsi="Times New Roman"/>
          <w:b/>
          <w:sz w:val="24"/>
        </w:rPr>
      </w:pPr>
      <w:r>
        <w:rPr>
          <w:rFonts w:ascii="Times New Roman" w:hAnsi="Times New Roman"/>
          <w:b/>
          <w:sz w:val="24"/>
        </w:rPr>
        <w:t>PART ONE-SENATE ARM</w:t>
      </w:r>
    </w:p>
    <w:p w:rsidR="00950DC9" w:rsidRDefault="006A4079">
      <w:pPr>
        <w:spacing w:line="360" w:lineRule="auto"/>
        <w:rPr>
          <w:rFonts w:ascii="Times New Roman" w:hAnsi="Times New Roman"/>
          <w:b/>
          <w:sz w:val="24"/>
        </w:rPr>
      </w:pPr>
      <w:r>
        <w:rPr>
          <w:rFonts w:ascii="Times New Roman" w:hAnsi="Times New Roman"/>
          <w:b/>
          <w:sz w:val="24"/>
        </w:rPr>
        <w:t xml:space="preserve">FUNCTIONS AND POWER OF THE SENATE </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To give approval to the executive council before any propose e</w:t>
      </w:r>
      <w:r>
        <w:rPr>
          <w:rFonts w:ascii="Times New Roman" w:hAnsi="Times New Roman"/>
          <w:sz w:val="24"/>
        </w:rPr>
        <w:t xml:space="preserve">xpenditure exceeding (N1000) </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Shall conduct bye-election</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Shall resolve conflict between executive and congress members</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Shall give approval to the major policy decision of the executive council</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Shall give legal backing to committees established by the execu</w:t>
      </w:r>
      <w:r>
        <w:rPr>
          <w:rFonts w:ascii="Times New Roman" w:hAnsi="Times New Roman"/>
          <w:sz w:val="24"/>
        </w:rPr>
        <w:t>tive council</w:t>
      </w:r>
    </w:p>
    <w:p w:rsidR="00950DC9" w:rsidRDefault="006A4079">
      <w:pPr>
        <w:pStyle w:val="ListParagraph"/>
        <w:numPr>
          <w:ilvl w:val="0"/>
          <w:numId w:val="24"/>
        </w:numPr>
        <w:spacing w:line="360" w:lineRule="auto"/>
        <w:rPr>
          <w:rFonts w:ascii="Times New Roman" w:hAnsi="Times New Roman"/>
          <w:sz w:val="24"/>
        </w:rPr>
      </w:pPr>
      <w:r>
        <w:rPr>
          <w:rFonts w:ascii="Times New Roman" w:hAnsi="Times New Roman"/>
          <w:sz w:val="24"/>
        </w:rPr>
        <w:t>Shall appoint the auditing committee</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interprets the constitution</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investigate any executive member reported to it by executives/congress</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discipline any convicted member of executive</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have the power to suspend, remove, imp</w:t>
      </w:r>
      <w:r>
        <w:rPr>
          <w:rFonts w:ascii="Times New Roman" w:hAnsi="Times New Roman"/>
          <w:sz w:val="24"/>
        </w:rPr>
        <w:t>each or dissolve members of committees or erring members of executive.</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punish any members of executive who absent without permission for three consecutive meetings.</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Report or minute of the senate shall be publish</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Every member of senate shall be repor</w:t>
      </w:r>
      <w:r>
        <w:rPr>
          <w:rFonts w:ascii="Times New Roman" w:hAnsi="Times New Roman"/>
          <w:sz w:val="24"/>
        </w:rPr>
        <w:t>ted to the Congress</w:t>
      </w:r>
    </w:p>
    <w:p w:rsidR="00950DC9" w:rsidRDefault="006A4079">
      <w:pPr>
        <w:pStyle w:val="ListParagraph"/>
        <w:numPr>
          <w:ilvl w:val="0"/>
          <w:numId w:val="24"/>
        </w:numPr>
        <w:spacing w:line="360" w:lineRule="auto"/>
        <w:ind w:left="648"/>
        <w:rPr>
          <w:rFonts w:ascii="Times New Roman" w:hAnsi="Times New Roman"/>
          <w:sz w:val="24"/>
        </w:rPr>
      </w:pPr>
      <w:r>
        <w:rPr>
          <w:rFonts w:ascii="Times New Roman" w:hAnsi="Times New Roman"/>
          <w:sz w:val="24"/>
        </w:rPr>
        <w:t>Shall have power to impeach executive president for any sense incompetence or gross misconduct</w:t>
      </w:r>
    </w:p>
    <w:p w:rsidR="00950DC9" w:rsidRDefault="00950DC9">
      <w:pPr>
        <w:spacing w:line="360" w:lineRule="auto"/>
        <w:rPr>
          <w:rFonts w:ascii="Times New Roman" w:hAnsi="Times New Roman"/>
          <w:sz w:val="24"/>
        </w:rPr>
      </w:pPr>
    </w:p>
    <w:p w:rsidR="00950DC9" w:rsidRDefault="006A4079">
      <w:pPr>
        <w:spacing w:line="360" w:lineRule="auto"/>
        <w:rPr>
          <w:rFonts w:ascii="Times New Roman" w:hAnsi="Times New Roman"/>
          <w:sz w:val="24"/>
        </w:rPr>
      </w:pPr>
      <w:r>
        <w:rPr>
          <w:rFonts w:ascii="Times New Roman" w:hAnsi="Times New Roman"/>
          <w:sz w:val="24"/>
        </w:rPr>
        <w:t>The senate arm shall have four principal officials namely</w:t>
      </w:r>
    </w:p>
    <w:p w:rsidR="00950DC9" w:rsidRDefault="006A4079">
      <w:pPr>
        <w:pStyle w:val="ListParagraph"/>
        <w:numPr>
          <w:ilvl w:val="0"/>
          <w:numId w:val="20"/>
        </w:numPr>
        <w:spacing w:line="360" w:lineRule="auto"/>
        <w:rPr>
          <w:rFonts w:ascii="Times New Roman" w:hAnsi="Times New Roman"/>
          <w:sz w:val="24"/>
        </w:rPr>
      </w:pPr>
      <w:r>
        <w:rPr>
          <w:rFonts w:ascii="Times New Roman" w:hAnsi="Times New Roman"/>
          <w:sz w:val="24"/>
        </w:rPr>
        <w:t>Senate President</w:t>
      </w:r>
    </w:p>
    <w:p w:rsidR="00950DC9" w:rsidRDefault="006A4079">
      <w:pPr>
        <w:pStyle w:val="ListParagraph"/>
        <w:numPr>
          <w:ilvl w:val="0"/>
          <w:numId w:val="20"/>
        </w:numPr>
        <w:spacing w:line="360" w:lineRule="auto"/>
        <w:rPr>
          <w:rFonts w:ascii="Times New Roman" w:hAnsi="Times New Roman"/>
          <w:sz w:val="24"/>
        </w:rPr>
      </w:pPr>
      <w:r>
        <w:rPr>
          <w:rFonts w:ascii="Times New Roman" w:hAnsi="Times New Roman"/>
          <w:sz w:val="24"/>
        </w:rPr>
        <w:t>Deputy Senate President</w:t>
      </w:r>
    </w:p>
    <w:p w:rsidR="00950DC9" w:rsidRDefault="006A4079">
      <w:pPr>
        <w:pStyle w:val="ListParagraph"/>
        <w:numPr>
          <w:ilvl w:val="0"/>
          <w:numId w:val="20"/>
        </w:numPr>
        <w:spacing w:line="360" w:lineRule="auto"/>
        <w:rPr>
          <w:rFonts w:ascii="Times New Roman" w:hAnsi="Times New Roman"/>
          <w:sz w:val="24"/>
        </w:rPr>
      </w:pPr>
      <w:r>
        <w:rPr>
          <w:rFonts w:ascii="Times New Roman" w:hAnsi="Times New Roman"/>
          <w:sz w:val="24"/>
        </w:rPr>
        <w:t>Senate Clerk</w:t>
      </w:r>
    </w:p>
    <w:p w:rsidR="00950DC9" w:rsidRDefault="006A4079">
      <w:pPr>
        <w:pStyle w:val="ListParagraph"/>
        <w:numPr>
          <w:ilvl w:val="0"/>
          <w:numId w:val="20"/>
        </w:numPr>
        <w:spacing w:line="360" w:lineRule="auto"/>
        <w:rPr>
          <w:rFonts w:ascii="Times New Roman" w:hAnsi="Times New Roman"/>
          <w:sz w:val="24"/>
        </w:rPr>
      </w:pPr>
      <w:r>
        <w:rPr>
          <w:rFonts w:ascii="Times New Roman" w:hAnsi="Times New Roman"/>
          <w:sz w:val="24"/>
        </w:rPr>
        <w:t>Chief Whip</w:t>
      </w:r>
    </w:p>
    <w:p w:rsidR="00950DC9" w:rsidRDefault="006A4079">
      <w:pPr>
        <w:spacing w:line="360" w:lineRule="auto"/>
        <w:jc w:val="center"/>
        <w:rPr>
          <w:rFonts w:ascii="Times New Roman" w:hAnsi="Times New Roman"/>
          <w:b/>
          <w:sz w:val="24"/>
        </w:rPr>
      </w:pPr>
      <w:r>
        <w:rPr>
          <w:rFonts w:ascii="Times New Roman" w:hAnsi="Times New Roman"/>
          <w:b/>
          <w:sz w:val="24"/>
        </w:rPr>
        <w:lastRenderedPageBreak/>
        <w:t>SECTION ONE- SENA</w:t>
      </w:r>
      <w:r>
        <w:rPr>
          <w:rFonts w:ascii="Times New Roman" w:hAnsi="Times New Roman"/>
          <w:b/>
          <w:sz w:val="24"/>
        </w:rPr>
        <w:t>TE PRESIDENT</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He shall be number one parliamentarian and third citizen of the association</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He shall be a signatory to any release of the senate arm</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He shall be the head of senate arm</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 xml:space="preserve">Shall be the spokesman of the senate </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Shall preside over the senate arm</w:t>
      </w:r>
      <w:r>
        <w:rPr>
          <w:rFonts w:ascii="Times New Roman" w:hAnsi="Times New Roman"/>
          <w:sz w:val="24"/>
        </w:rPr>
        <w:t xml:space="preserve"> sitting and have the power to interprets the standing order and constitution of the association</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Shall pronounce the interpretation of the constitution</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Shall through the clerk summon meeting of the senate arm</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Shall be responsible for the decisions of the S</w:t>
      </w:r>
      <w:r>
        <w:rPr>
          <w:rFonts w:ascii="Times New Roman" w:hAnsi="Times New Roman"/>
          <w:sz w:val="24"/>
        </w:rPr>
        <w:t>enate</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If at the sitting there is a gross disorder which in the opinion of the senate president renders the orderly dispatch of the business of the house impossible, the senate president may without question Adjourn the meeting or suspend the sitting of the</w:t>
      </w:r>
      <w:r>
        <w:rPr>
          <w:rFonts w:ascii="Times New Roman" w:hAnsi="Times New Roman"/>
          <w:sz w:val="24"/>
        </w:rPr>
        <w:t xml:space="preserve"> meeting for such he may consider violence</w:t>
      </w:r>
    </w:p>
    <w:p w:rsidR="00950DC9" w:rsidRDefault="006A4079">
      <w:pPr>
        <w:pStyle w:val="ListParagraph"/>
        <w:numPr>
          <w:ilvl w:val="0"/>
          <w:numId w:val="21"/>
        </w:numPr>
        <w:spacing w:line="360" w:lineRule="auto"/>
        <w:rPr>
          <w:rFonts w:ascii="Times New Roman" w:hAnsi="Times New Roman"/>
          <w:sz w:val="24"/>
        </w:rPr>
      </w:pPr>
      <w:r>
        <w:rPr>
          <w:rFonts w:ascii="Times New Roman" w:hAnsi="Times New Roman"/>
          <w:sz w:val="24"/>
        </w:rPr>
        <w:t>Shall perform swearing-in of incoming or newly elected executives at any designated transition event that may be deem fit by the executive</w:t>
      </w:r>
    </w:p>
    <w:p w:rsidR="00950DC9" w:rsidRDefault="00950DC9">
      <w:pPr>
        <w:pStyle w:val="ListParagraph"/>
        <w:spacing w:line="360" w:lineRule="auto"/>
        <w:ind w:left="1080"/>
        <w:rPr>
          <w:rFonts w:ascii="Times New Roman" w:hAnsi="Times New Roman"/>
          <w:sz w:val="24"/>
        </w:rPr>
      </w:pPr>
    </w:p>
    <w:p w:rsidR="00950DC9" w:rsidRDefault="006A4079">
      <w:pPr>
        <w:spacing w:line="360" w:lineRule="auto"/>
        <w:ind w:left="360"/>
        <w:jc w:val="center"/>
        <w:rPr>
          <w:rFonts w:ascii="Times New Roman" w:hAnsi="Times New Roman"/>
          <w:b/>
          <w:sz w:val="24"/>
        </w:rPr>
      </w:pPr>
      <w:r>
        <w:rPr>
          <w:rFonts w:ascii="Times New Roman" w:hAnsi="Times New Roman"/>
          <w:b/>
          <w:sz w:val="24"/>
        </w:rPr>
        <w:t>SECTION II: SENATE CLERK</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be taking minutes of the senate sitting an</w:t>
      </w:r>
      <w:r>
        <w:rPr>
          <w:rFonts w:ascii="Times New Roman" w:hAnsi="Times New Roman"/>
          <w:sz w:val="24"/>
        </w:rPr>
        <w:t>d present same to the senate whenever it is required for.</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keep proper record of all motion, amendment and resolution of the senate and make it available when the need arise</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be signatory to the release of the senate</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handle correspondence r</w:t>
      </w:r>
      <w:r>
        <w:rPr>
          <w:rFonts w:ascii="Times New Roman" w:hAnsi="Times New Roman"/>
          <w:sz w:val="24"/>
        </w:rPr>
        <w:t>elating to the senate</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prepare and provide the members of the parliamentary with minutes of the last sitting of the parliament</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 xml:space="preserve">Shall record proceeding of the senate </w:t>
      </w:r>
    </w:p>
    <w:p w:rsidR="00950DC9" w:rsidRDefault="006A4079">
      <w:pPr>
        <w:pStyle w:val="ListParagraph"/>
        <w:numPr>
          <w:ilvl w:val="0"/>
          <w:numId w:val="22"/>
        </w:numPr>
        <w:spacing w:line="360" w:lineRule="auto"/>
        <w:rPr>
          <w:rFonts w:ascii="Times New Roman" w:hAnsi="Times New Roman"/>
          <w:sz w:val="24"/>
        </w:rPr>
      </w:pPr>
      <w:r>
        <w:rPr>
          <w:rFonts w:ascii="Times New Roman" w:hAnsi="Times New Roman"/>
          <w:sz w:val="24"/>
        </w:rPr>
        <w:t>Shall in consultation with senate president summon sitting</w:t>
      </w:r>
    </w:p>
    <w:p w:rsidR="00950DC9" w:rsidRDefault="00950DC9">
      <w:pPr>
        <w:pStyle w:val="ListParagraph"/>
        <w:spacing w:line="360" w:lineRule="auto"/>
        <w:ind w:left="1080"/>
        <w:rPr>
          <w:rFonts w:ascii="Times New Roman" w:hAnsi="Times New Roman"/>
          <w:sz w:val="24"/>
        </w:rPr>
      </w:pPr>
    </w:p>
    <w:p w:rsidR="00950DC9" w:rsidRDefault="00950DC9">
      <w:pPr>
        <w:pStyle w:val="ListParagraph"/>
        <w:spacing w:line="360" w:lineRule="auto"/>
        <w:ind w:left="1080"/>
        <w:rPr>
          <w:rFonts w:ascii="Times New Roman" w:hAnsi="Times New Roman"/>
          <w:sz w:val="24"/>
        </w:rPr>
      </w:pPr>
    </w:p>
    <w:p w:rsidR="00950DC9" w:rsidRDefault="006A4079">
      <w:pPr>
        <w:spacing w:line="360" w:lineRule="auto"/>
        <w:jc w:val="center"/>
        <w:rPr>
          <w:rFonts w:ascii="Times New Roman" w:hAnsi="Times New Roman"/>
          <w:b/>
          <w:sz w:val="24"/>
        </w:rPr>
      </w:pPr>
      <w:r>
        <w:rPr>
          <w:rFonts w:ascii="Times New Roman" w:hAnsi="Times New Roman"/>
          <w:b/>
          <w:sz w:val="24"/>
        </w:rPr>
        <w:lastRenderedPageBreak/>
        <w:t xml:space="preserve">SECTION III: DEPUTY </w:t>
      </w:r>
      <w:r>
        <w:rPr>
          <w:rFonts w:ascii="Times New Roman" w:hAnsi="Times New Roman"/>
          <w:b/>
          <w:sz w:val="24"/>
        </w:rPr>
        <w:t>SENATE PRESIDENT</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deputise Senate President and represent him /her in absence</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be the chairman of constitution review committee</w:t>
      </w:r>
    </w:p>
    <w:p w:rsidR="00950DC9" w:rsidRDefault="00950DC9">
      <w:pPr>
        <w:pStyle w:val="ListParagraph"/>
        <w:spacing w:line="360" w:lineRule="auto"/>
        <w:ind w:left="1080"/>
        <w:rPr>
          <w:rFonts w:ascii="Times New Roman" w:hAnsi="Times New Roman"/>
          <w:sz w:val="24"/>
        </w:rPr>
      </w:pPr>
    </w:p>
    <w:p w:rsidR="00950DC9" w:rsidRDefault="006A4079">
      <w:pPr>
        <w:pStyle w:val="ListParagraph"/>
        <w:spacing w:line="360" w:lineRule="auto"/>
        <w:ind w:left="1080"/>
        <w:jc w:val="center"/>
        <w:rPr>
          <w:rFonts w:ascii="Times New Roman" w:hAnsi="Times New Roman"/>
          <w:b/>
          <w:sz w:val="24"/>
        </w:rPr>
      </w:pPr>
      <w:r>
        <w:rPr>
          <w:rFonts w:ascii="Times New Roman" w:hAnsi="Times New Roman"/>
          <w:b/>
          <w:sz w:val="24"/>
        </w:rPr>
        <w:t>SUB SECTION IV: THE CHIEF WHIP</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maintain discipline and order during the senate session</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not participate in</w:t>
      </w:r>
      <w:r>
        <w:rPr>
          <w:rFonts w:ascii="Times New Roman" w:hAnsi="Times New Roman"/>
          <w:sz w:val="24"/>
        </w:rPr>
        <w:t xml:space="preserve"> voting exercise as he shall be the officer to count the vote</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monitor the movements of presentees at sitting of the senate</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carry out any other duties as may be directed by the senate president or any person acting for him within the limit of th</w:t>
      </w:r>
      <w:r>
        <w:rPr>
          <w:rFonts w:ascii="Times New Roman" w:hAnsi="Times New Roman"/>
          <w:sz w:val="24"/>
        </w:rPr>
        <w:t>e constitution</w:t>
      </w:r>
    </w:p>
    <w:p w:rsidR="00950DC9" w:rsidRDefault="006A4079">
      <w:pPr>
        <w:pStyle w:val="ListParagraph"/>
        <w:numPr>
          <w:ilvl w:val="0"/>
          <w:numId w:val="23"/>
        </w:numPr>
        <w:spacing w:line="360" w:lineRule="auto"/>
        <w:rPr>
          <w:rFonts w:ascii="Times New Roman" w:hAnsi="Times New Roman"/>
          <w:sz w:val="24"/>
        </w:rPr>
      </w:pPr>
      <w:r>
        <w:rPr>
          <w:rFonts w:ascii="Times New Roman" w:hAnsi="Times New Roman"/>
          <w:sz w:val="24"/>
        </w:rPr>
        <w:t>Shall always report the mace of the house to the custody of senate president and provide it for sitting</w:t>
      </w:r>
    </w:p>
    <w:p w:rsidR="00950DC9" w:rsidRDefault="006A4079">
      <w:pPr>
        <w:spacing w:line="360" w:lineRule="auto"/>
        <w:jc w:val="center"/>
        <w:rPr>
          <w:rFonts w:ascii="Times New Roman" w:hAnsi="Times New Roman"/>
          <w:b/>
          <w:sz w:val="24"/>
        </w:rPr>
      </w:pPr>
      <w:r>
        <w:rPr>
          <w:rFonts w:ascii="Times New Roman" w:hAnsi="Times New Roman"/>
          <w:b/>
          <w:sz w:val="24"/>
        </w:rPr>
        <w:t>PART TWO-CODE OF CONDUCT OF THE SENATE COUNCIL</w:t>
      </w:r>
    </w:p>
    <w:p w:rsidR="00950DC9" w:rsidRDefault="006A4079">
      <w:pPr>
        <w:spacing w:line="360" w:lineRule="auto"/>
        <w:rPr>
          <w:rFonts w:ascii="Times New Roman" w:hAnsi="Times New Roman"/>
          <w:sz w:val="24"/>
        </w:rPr>
      </w:pPr>
      <w:r>
        <w:rPr>
          <w:rFonts w:ascii="Times New Roman" w:hAnsi="Times New Roman"/>
          <w:sz w:val="24"/>
        </w:rPr>
        <w:t>1. The senate members shall be addressed senators</w:t>
      </w:r>
    </w:p>
    <w:p w:rsidR="00950DC9" w:rsidRDefault="006A4079">
      <w:pPr>
        <w:spacing w:line="360" w:lineRule="auto"/>
        <w:rPr>
          <w:rFonts w:ascii="Times New Roman" w:hAnsi="Times New Roman"/>
          <w:sz w:val="24"/>
        </w:rPr>
      </w:pPr>
      <w:r>
        <w:rPr>
          <w:rFonts w:ascii="Times New Roman" w:hAnsi="Times New Roman"/>
          <w:sz w:val="24"/>
        </w:rPr>
        <w:t>2. No members of the senate council shal</w:t>
      </w:r>
      <w:r>
        <w:rPr>
          <w:rFonts w:ascii="Times New Roman" w:hAnsi="Times New Roman"/>
          <w:sz w:val="24"/>
        </w:rPr>
        <w:t>l address without prior recognition by senate president 3. Decorum shall always be used in addressing the senate council</w:t>
      </w:r>
    </w:p>
    <w:p w:rsidR="00950DC9" w:rsidRDefault="006A4079">
      <w:pPr>
        <w:spacing w:line="360" w:lineRule="auto"/>
        <w:rPr>
          <w:rFonts w:ascii="Times New Roman" w:hAnsi="Times New Roman"/>
          <w:sz w:val="24"/>
        </w:rPr>
      </w:pPr>
      <w:r>
        <w:rPr>
          <w:rFonts w:ascii="Times New Roman" w:hAnsi="Times New Roman"/>
          <w:sz w:val="24"/>
        </w:rPr>
        <w:t>4. The senate council shall meet for a minimum of 3times in a semester</w:t>
      </w:r>
    </w:p>
    <w:p w:rsidR="00950DC9" w:rsidRDefault="006A4079">
      <w:pPr>
        <w:spacing w:line="360" w:lineRule="auto"/>
        <w:rPr>
          <w:rFonts w:ascii="Times New Roman" w:hAnsi="Times New Roman"/>
          <w:sz w:val="24"/>
        </w:rPr>
      </w:pPr>
      <w:r>
        <w:rPr>
          <w:rFonts w:ascii="Times New Roman" w:hAnsi="Times New Roman"/>
          <w:sz w:val="24"/>
        </w:rPr>
        <w:t>5. In the absence of the senate president, the deputy senate pre</w:t>
      </w:r>
      <w:r>
        <w:rPr>
          <w:rFonts w:ascii="Times New Roman" w:hAnsi="Times New Roman"/>
          <w:sz w:val="24"/>
        </w:rPr>
        <w:t>sident shall preside</w:t>
      </w:r>
    </w:p>
    <w:p w:rsidR="00950DC9" w:rsidRDefault="006A4079">
      <w:pPr>
        <w:spacing w:line="360" w:lineRule="auto"/>
        <w:rPr>
          <w:rFonts w:ascii="Times New Roman" w:hAnsi="Times New Roman"/>
          <w:sz w:val="24"/>
        </w:rPr>
      </w:pPr>
      <w:r>
        <w:rPr>
          <w:rFonts w:ascii="Times New Roman" w:hAnsi="Times New Roman"/>
          <w:sz w:val="24"/>
        </w:rPr>
        <w:t>6. At least 2/3 members must be present before a house sitting proceed</w:t>
      </w:r>
    </w:p>
    <w:p w:rsidR="00950DC9" w:rsidRDefault="006A4079">
      <w:pPr>
        <w:spacing w:line="360" w:lineRule="auto"/>
        <w:rPr>
          <w:rFonts w:ascii="Times New Roman" w:hAnsi="Times New Roman"/>
          <w:sz w:val="24"/>
        </w:rPr>
      </w:pPr>
      <w:r>
        <w:rPr>
          <w:rFonts w:ascii="Times New Roman" w:hAnsi="Times New Roman"/>
          <w:sz w:val="24"/>
        </w:rPr>
        <w:t>7. After 20 minutes if quorum is not formed, the senate president should adjourn the sitting or ask for the way forward by the presentees</w:t>
      </w:r>
    </w:p>
    <w:p w:rsidR="00950DC9" w:rsidRDefault="006A4079">
      <w:pPr>
        <w:spacing w:line="360" w:lineRule="auto"/>
        <w:rPr>
          <w:rFonts w:ascii="Times New Roman" w:hAnsi="Times New Roman"/>
          <w:sz w:val="24"/>
        </w:rPr>
      </w:pPr>
      <w:r>
        <w:rPr>
          <w:rFonts w:ascii="Times New Roman" w:hAnsi="Times New Roman"/>
          <w:sz w:val="24"/>
        </w:rPr>
        <w:t>8. In the absence of the m</w:t>
      </w:r>
      <w:r>
        <w:rPr>
          <w:rFonts w:ascii="Times New Roman" w:hAnsi="Times New Roman"/>
          <w:sz w:val="24"/>
        </w:rPr>
        <w:t>ace, there shall be no sitting for the legislative council</w:t>
      </w:r>
    </w:p>
    <w:p w:rsidR="00950DC9" w:rsidRDefault="006A4079">
      <w:pPr>
        <w:spacing w:line="360" w:lineRule="auto"/>
        <w:jc w:val="center"/>
        <w:rPr>
          <w:rFonts w:ascii="Times New Roman" w:hAnsi="Times New Roman"/>
          <w:b/>
          <w:sz w:val="24"/>
        </w:rPr>
      </w:pPr>
      <w:r>
        <w:rPr>
          <w:rFonts w:ascii="Times New Roman" w:hAnsi="Times New Roman"/>
          <w:b/>
          <w:sz w:val="24"/>
        </w:rPr>
        <w:t>PART THRE - CODE OF CONDUCT FOR ELECTORAL COMMITTEE</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Shall have the power to accept or reject the application of any candidate, if the application form is not well submitted before, which automatica</w:t>
      </w:r>
      <w:r>
        <w:rPr>
          <w:rFonts w:ascii="Times New Roman" w:hAnsi="Times New Roman"/>
          <w:sz w:val="24"/>
        </w:rPr>
        <w:t>lly ban his/her candidacy</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Shall approve all the candidate’s agents for the election once they have been registered with the electoral committee forty-eight hours (48) before the Election Day</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lastRenderedPageBreak/>
        <w:t>Ban on campaigning activities shall be lifted fifteen (7) days to</w:t>
      </w:r>
      <w:r>
        <w:rPr>
          <w:rFonts w:ascii="Times New Roman" w:hAnsi="Times New Roman"/>
          <w:sz w:val="24"/>
        </w:rPr>
        <w:t xml:space="preserve"> the election day.</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Nomination papers shall be obtained by candidates contesting the election.</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 xml:space="preserve">Nomination papers shall be serve as the application forms </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Nomination forms fee for every post shall be determined by the electoral committee subject to CEC advis</w:t>
      </w:r>
      <w:r>
        <w:rPr>
          <w:rFonts w:ascii="Times New Roman" w:hAnsi="Times New Roman"/>
          <w:sz w:val="24"/>
        </w:rPr>
        <w:t>e Five (5) members out of which two (2) must be Executive council members shall countersign the nomination papers of candidates for all Posts</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Manifesto day shall be day prior to the election day and no campaigning shall be allowed on election day in both c</w:t>
      </w:r>
      <w:r>
        <w:rPr>
          <w:rFonts w:ascii="Times New Roman" w:hAnsi="Times New Roman"/>
          <w:sz w:val="24"/>
        </w:rPr>
        <w:t>ampuses.</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The ballot papers, shall be counted immediately after the elections in the presence of the candidate’s agents.</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The election result shall be disclosed immediately after counting</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 xml:space="preserve">Reference to section two, sub-section must be effected by the </w:t>
      </w:r>
      <w:r>
        <w:rPr>
          <w:rFonts w:ascii="Times New Roman" w:hAnsi="Times New Roman"/>
          <w:sz w:val="24"/>
        </w:rPr>
        <w:t xml:space="preserve">electoral committee within 48 hours of the earlier election. </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If there is misrepresentation or any misconduct a voter shall be disqualify</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There shall be a voter’s register where the name of each voter is marked after he/she obtains ballot paper.</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All electe</w:t>
      </w:r>
      <w:r>
        <w:rPr>
          <w:rFonts w:ascii="Times New Roman" w:hAnsi="Times New Roman"/>
          <w:sz w:val="24"/>
        </w:rPr>
        <w:t>d Executives shall be made to take oath of office.</w:t>
      </w:r>
    </w:p>
    <w:p w:rsidR="00950DC9" w:rsidRDefault="006A4079">
      <w:pPr>
        <w:pStyle w:val="ListParagraph"/>
        <w:numPr>
          <w:ilvl w:val="0"/>
          <w:numId w:val="25"/>
        </w:numPr>
        <w:spacing w:line="360" w:lineRule="auto"/>
        <w:jc w:val="both"/>
        <w:rPr>
          <w:rFonts w:ascii="Times New Roman" w:hAnsi="Times New Roman"/>
          <w:sz w:val="24"/>
        </w:rPr>
      </w:pPr>
      <w:r>
        <w:rPr>
          <w:rFonts w:ascii="Times New Roman" w:hAnsi="Times New Roman"/>
          <w:sz w:val="24"/>
        </w:rPr>
        <w:t>All former Executives shall be made to hand-over all the Association’s properties at their disposal immediately after the swearing-in of the new office</w:t>
      </w:r>
    </w:p>
    <w:p w:rsidR="00950DC9" w:rsidRDefault="006A4079">
      <w:pPr>
        <w:spacing w:line="360" w:lineRule="auto"/>
        <w:jc w:val="center"/>
        <w:rPr>
          <w:rFonts w:ascii="Times New Roman" w:hAnsi="Times New Roman"/>
          <w:b/>
          <w:sz w:val="24"/>
        </w:rPr>
      </w:pPr>
      <w:r>
        <w:rPr>
          <w:rFonts w:ascii="Times New Roman" w:hAnsi="Times New Roman"/>
          <w:b/>
          <w:sz w:val="24"/>
        </w:rPr>
        <w:t>PART FOUR-RESIGNATION AND REMOVAL OF OFFICERS</w:t>
      </w:r>
    </w:p>
    <w:p w:rsidR="00950DC9" w:rsidRDefault="006A4079">
      <w:pPr>
        <w:pStyle w:val="ListParagraph"/>
        <w:numPr>
          <w:ilvl w:val="0"/>
          <w:numId w:val="26"/>
        </w:numPr>
        <w:spacing w:line="360" w:lineRule="auto"/>
        <w:jc w:val="both"/>
        <w:rPr>
          <w:rFonts w:ascii="Times New Roman" w:hAnsi="Times New Roman"/>
          <w:sz w:val="24"/>
        </w:rPr>
      </w:pPr>
      <w:r>
        <w:rPr>
          <w:rFonts w:ascii="Times New Roman" w:hAnsi="Times New Roman"/>
          <w:sz w:val="24"/>
        </w:rPr>
        <w:t>Any off</w:t>
      </w:r>
      <w:r>
        <w:rPr>
          <w:rFonts w:ascii="Times New Roman" w:hAnsi="Times New Roman"/>
          <w:sz w:val="24"/>
        </w:rPr>
        <w:t xml:space="preserve">icer is free to resign provided that his/her resignation is accepted by the executive council. </w:t>
      </w:r>
    </w:p>
    <w:p w:rsidR="00950DC9" w:rsidRDefault="006A4079">
      <w:pPr>
        <w:pStyle w:val="ListParagraph"/>
        <w:numPr>
          <w:ilvl w:val="0"/>
          <w:numId w:val="26"/>
        </w:numPr>
        <w:spacing w:line="360" w:lineRule="auto"/>
        <w:jc w:val="both"/>
        <w:rPr>
          <w:rFonts w:ascii="Times New Roman" w:hAnsi="Times New Roman"/>
          <w:sz w:val="24"/>
        </w:rPr>
      </w:pPr>
      <w:r>
        <w:rPr>
          <w:rFonts w:ascii="Times New Roman" w:hAnsi="Times New Roman"/>
          <w:sz w:val="24"/>
        </w:rPr>
        <w:t>Any officer who wants to resign shall hand-over his/her letter of resignation to the president.</w:t>
      </w:r>
    </w:p>
    <w:p w:rsidR="00950DC9" w:rsidRDefault="006A4079">
      <w:pPr>
        <w:pStyle w:val="ListParagraph"/>
        <w:numPr>
          <w:ilvl w:val="0"/>
          <w:numId w:val="26"/>
        </w:numPr>
        <w:spacing w:line="360" w:lineRule="auto"/>
        <w:jc w:val="both"/>
        <w:rPr>
          <w:rFonts w:ascii="Times New Roman" w:hAnsi="Times New Roman"/>
          <w:sz w:val="24"/>
        </w:rPr>
      </w:pPr>
      <w:r>
        <w:rPr>
          <w:rFonts w:ascii="Times New Roman" w:hAnsi="Times New Roman"/>
          <w:sz w:val="24"/>
        </w:rPr>
        <w:t>Any office vacated shall be filled in accordance with the follow</w:t>
      </w:r>
      <w:r>
        <w:rPr>
          <w:rFonts w:ascii="Times New Roman" w:hAnsi="Times New Roman"/>
          <w:sz w:val="24"/>
        </w:rPr>
        <w:t>ing instructions.</w:t>
      </w:r>
    </w:p>
    <w:p w:rsidR="00950DC9" w:rsidRDefault="006A4079">
      <w:pPr>
        <w:pStyle w:val="ListParagraph"/>
        <w:numPr>
          <w:ilvl w:val="1"/>
          <w:numId w:val="3"/>
        </w:numPr>
        <w:spacing w:line="360" w:lineRule="auto"/>
        <w:jc w:val="both"/>
        <w:rPr>
          <w:rFonts w:ascii="Times New Roman" w:hAnsi="Times New Roman"/>
          <w:sz w:val="24"/>
        </w:rPr>
      </w:pPr>
      <w:r>
        <w:rPr>
          <w:rFonts w:ascii="Times New Roman" w:hAnsi="Times New Roman"/>
          <w:sz w:val="24"/>
        </w:rPr>
        <w:t>Resignation of the president of the executive council must be submitted to the senate.</w:t>
      </w:r>
    </w:p>
    <w:p w:rsidR="00950DC9" w:rsidRDefault="006A4079">
      <w:pPr>
        <w:pStyle w:val="ListParagraph"/>
        <w:numPr>
          <w:ilvl w:val="1"/>
          <w:numId w:val="3"/>
        </w:numPr>
        <w:spacing w:line="360" w:lineRule="auto"/>
        <w:jc w:val="both"/>
        <w:rPr>
          <w:rFonts w:ascii="Times New Roman" w:hAnsi="Times New Roman"/>
          <w:sz w:val="24"/>
        </w:rPr>
      </w:pPr>
      <w:r>
        <w:rPr>
          <w:rFonts w:ascii="Times New Roman" w:hAnsi="Times New Roman"/>
          <w:sz w:val="24"/>
        </w:rPr>
        <w:t>If the resignation is accepted, a bye-election shall take place between 2 or more candidates that show interest</w:t>
      </w:r>
    </w:p>
    <w:p w:rsidR="00950DC9" w:rsidRDefault="006A4079">
      <w:pPr>
        <w:pStyle w:val="ListParagraph"/>
        <w:numPr>
          <w:ilvl w:val="1"/>
          <w:numId w:val="3"/>
        </w:numPr>
        <w:spacing w:line="360" w:lineRule="auto"/>
        <w:jc w:val="both"/>
        <w:rPr>
          <w:rFonts w:ascii="Times New Roman" w:hAnsi="Times New Roman"/>
          <w:sz w:val="24"/>
        </w:rPr>
      </w:pPr>
      <w:r>
        <w:rPr>
          <w:rFonts w:ascii="Times New Roman" w:hAnsi="Times New Roman"/>
          <w:sz w:val="24"/>
        </w:rPr>
        <w:lastRenderedPageBreak/>
        <w:t>Resignation of the vice-president, if a</w:t>
      </w:r>
      <w:r>
        <w:rPr>
          <w:rFonts w:ascii="Times New Roman" w:hAnsi="Times New Roman"/>
          <w:sz w:val="24"/>
        </w:rPr>
        <w:t xml:space="preserve">ccepted by the executive council, shall be communicated to the senate, which shall conduct bye-election to the office as in case of president. </w:t>
      </w:r>
    </w:p>
    <w:p w:rsidR="00950DC9" w:rsidRDefault="006A4079">
      <w:pPr>
        <w:pStyle w:val="ListParagraph"/>
        <w:numPr>
          <w:ilvl w:val="1"/>
          <w:numId w:val="3"/>
        </w:numPr>
        <w:spacing w:line="360" w:lineRule="auto"/>
        <w:jc w:val="both"/>
        <w:rPr>
          <w:rFonts w:ascii="Times New Roman" w:hAnsi="Times New Roman"/>
          <w:sz w:val="24"/>
        </w:rPr>
      </w:pPr>
      <w:r>
        <w:rPr>
          <w:rFonts w:ascii="Times New Roman" w:hAnsi="Times New Roman"/>
          <w:sz w:val="24"/>
        </w:rPr>
        <w:t>Resignation of the General Secretary if accepted, shall be communicated to the senate, which shall conduct bye-e</w:t>
      </w:r>
      <w:r>
        <w:rPr>
          <w:rFonts w:ascii="Times New Roman" w:hAnsi="Times New Roman"/>
          <w:sz w:val="24"/>
        </w:rPr>
        <w:t>lection to the office is in case of president</w:t>
      </w:r>
    </w:p>
    <w:p w:rsidR="00950DC9" w:rsidRDefault="006A4079">
      <w:pPr>
        <w:pStyle w:val="ListParagraph"/>
        <w:numPr>
          <w:ilvl w:val="1"/>
          <w:numId w:val="3"/>
        </w:numPr>
        <w:spacing w:line="360" w:lineRule="auto"/>
        <w:jc w:val="both"/>
        <w:rPr>
          <w:rFonts w:ascii="Times New Roman" w:hAnsi="Times New Roman"/>
          <w:sz w:val="24"/>
        </w:rPr>
      </w:pPr>
      <w:r>
        <w:rPr>
          <w:rFonts w:ascii="Times New Roman" w:hAnsi="Times New Roman"/>
          <w:sz w:val="24"/>
        </w:rPr>
        <w:t>Resignation of any other official of the executive council, if accepted, shall be communicated to the senate, which shall conduct bye-election into such officers</w:t>
      </w:r>
    </w:p>
    <w:p w:rsidR="00950DC9" w:rsidRDefault="006A4079">
      <w:pPr>
        <w:pStyle w:val="ListParagraph"/>
        <w:numPr>
          <w:ilvl w:val="0"/>
          <w:numId w:val="26"/>
        </w:numPr>
        <w:spacing w:line="360" w:lineRule="auto"/>
        <w:jc w:val="both"/>
        <w:rPr>
          <w:rFonts w:ascii="Times New Roman" w:hAnsi="Times New Roman"/>
          <w:sz w:val="24"/>
        </w:rPr>
      </w:pPr>
      <w:r>
        <w:rPr>
          <w:rFonts w:ascii="Times New Roman" w:hAnsi="Times New Roman"/>
          <w:sz w:val="24"/>
        </w:rPr>
        <w:t xml:space="preserve"> Any officer of the Association may be suspended or removed from office</w:t>
      </w:r>
    </w:p>
    <w:p w:rsidR="00950DC9" w:rsidRDefault="006A4079">
      <w:pPr>
        <w:pStyle w:val="ListParagraph"/>
        <w:numPr>
          <w:ilvl w:val="0"/>
          <w:numId w:val="27"/>
        </w:numPr>
        <w:spacing w:line="360" w:lineRule="auto"/>
        <w:jc w:val="both"/>
        <w:rPr>
          <w:rFonts w:ascii="Times New Roman" w:hAnsi="Times New Roman"/>
          <w:sz w:val="24"/>
        </w:rPr>
      </w:pPr>
      <w:r>
        <w:rPr>
          <w:rFonts w:ascii="Times New Roman" w:hAnsi="Times New Roman"/>
          <w:sz w:val="24"/>
        </w:rPr>
        <w:t>If he/she does anything contrary to the provisions of this constitution</w:t>
      </w:r>
    </w:p>
    <w:p w:rsidR="00950DC9" w:rsidRDefault="006A4079">
      <w:pPr>
        <w:pStyle w:val="ListParagraph"/>
        <w:numPr>
          <w:ilvl w:val="0"/>
          <w:numId w:val="27"/>
        </w:numPr>
        <w:spacing w:line="360" w:lineRule="auto"/>
        <w:jc w:val="both"/>
        <w:rPr>
          <w:rFonts w:ascii="Times New Roman" w:hAnsi="Times New Roman"/>
          <w:sz w:val="24"/>
        </w:rPr>
      </w:pPr>
      <w:r>
        <w:rPr>
          <w:rFonts w:ascii="Times New Roman" w:hAnsi="Times New Roman"/>
          <w:sz w:val="24"/>
        </w:rPr>
        <w:t xml:space="preserve"> For failure to discharge his/her duties as required by this constitution.</w:t>
      </w:r>
    </w:p>
    <w:p w:rsidR="00950DC9" w:rsidRDefault="006A4079">
      <w:pPr>
        <w:pStyle w:val="ListParagraph"/>
        <w:numPr>
          <w:ilvl w:val="0"/>
          <w:numId w:val="27"/>
        </w:numPr>
        <w:spacing w:line="360" w:lineRule="auto"/>
        <w:jc w:val="both"/>
        <w:rPr>
          <w:rFonts w:ascii="Times New Roman" w:hAnsi="Times New Roman"/>
          <w:sz w:val="24"/>
        </w:rPr>
      </w:pPr>
      <w:r>
        <w:rPr>
          <w:rFonts w:ascii="Times New Roman" w:hAnsi="Times New Roman"/>
          <w:sz w:val="24"/>
        </w:rPr>
        <w:t>For having embezzled or misappropriat</w:t>
      </w:r>
      <w:r>
        <w:rPr>
          <w:rFonts w:ascii="Times New Roman" w:hAnsi="Times New Roman"/>
          <w:sz w:val="24"/>
        </w:rPr>
        <w:t>e fund.</w:t>
      </w:r>
    </w:p>
    <w:p w:rsidR="00950DC9" w:rsidRDefault="006A4079">
      <w:pPr>
        <w:pStyle w:val="ListParagraph"/>
        <w:numPr>
          <w:ilvl w:val="0"/>
          <w:numId w:val="27"/>
        </w:numPr>
        <w:spacing w:line="360" w:lineRule="auto"/>
        <w:jc w:val="both"/>
        <w:rPr>
          <w:rFonts w:ascii="Times New Roman" w:hAnsi="Times New Roman"/>
          <w:sz w:val="24"/>
        </w:rPr>
      </w:pPr>
      <w:r>
        <w:rPr>
          <w:rFonts w:ascii="Times New Roman" w:hAnsi="Times New Roman"/>
          <w:sz w:val="24"/>
        </w:rPr>
        <w:t>If he/she fails to abide by the stipulation of his/her oath of officer</w:t>
      </w:r>
    </w:p>
    <w:p w:rsidR="00950DC9" w:rsidRDefault="006A4079">
      <w:pPr>
        <w:pStyle w:val="ListParagraph"/>
        <w:numPr>
          <w:ilvl w:val="0"/>
          <w:numId w:val="27"/>
        </w:numPr>
        <w:spacing w:line="360" w:lineRule="auto"/>
        <w:jc w:val="both"/>
        <w:rPr>
          <w:rFonts w:ascii="Times New Roman" w:hAnsi="Times New Roman"/>
          <w:sz w:val="24"/>
        </w:rPr>
      </w:pPr>
      <w:r>
        <w:rPr>
          <w:rFonts w:ascii="Times New Roman" w:hAnsi="Times New Roman"/>
          <w:sz w:val="24"/>
        </w:rPr>
        <w:t xml:space="preserve">  In removing any officer of the Association from office, the following procedures shall be followed:</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A written report of such offence for which the officer is to be tried shall</w:t>
      </w:r>
      <w:r>
        <w:rPr>
          <w:rFonts w:ascii="Times New Roman" w:hAnsi="Times New Roman"/>
          <w:sz w:val="24"/>
        </w:rPr>
        <w:t xml:space="preserve"> be presented to the senate through the clerk of the senate.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On receiving such a report, the senate shall set-up a committee of five members from among its members to investigate alleged Offence.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The committee shall only proceed</w:t>
      </w:r>
      <w:r>
        <w:rPr>
          <w:rFonts w:ascii="Times New Roman" w:hAnsi="Times New Roman"/>
          <w:sz w:val="24"/>
        </w:rPr>
        <w:t xml:space="preserve"> with its assignment whenever all of its members are present during its meetings/ sittings. </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 xml:space="preserve">The committee shall call for memoranda from members of the Association in respect of the matter it is investigating </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The accused officer(s) shall be granted the op</w:t>
      </w:r>
      <w:r>
        <w:rPr>
          <w:rFonts w:ascii="Times New Roman" w:hAnsi="Times New Roman"/>
          <w:sz w:val="24"/>
        </w:rPr>
        <w:t>portunity to personally defend themselves of all the allegations that may be brought against the accused officer(s) and in addition may call their own witness.</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Where the accused officers(s) fail(s) to appear before the committee within 48 hours of its sitt</w:t>
      </w:r>
      <w:r>
        <w:rPr>
          <w:rFonts w:ascii="Times New Roman" w:hAnsi="Times New Roman"/>
          <w:sz w:val="24"/>
        </w:rPr>
        <w:t>ings after being invited in writing the committee shall proceed to try them in their absence.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lastRenderedPageBreak/>
        <w:t>It will suffice to paste such notice of invitation on the Association Platform for at least 24 hours before the committee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The time and place of meeting shall be c</w:t>
      </w:r>
      <w:r>
        <w:rPr>
          <w:rFonts w:ascii="Times New Roman" w:hAnsi="Times New Roman"/>
          <w:sz w:val="24"/>
        </w:rPr>
        <w:t>ontained in such notice of invitation referred to above.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The decision(s) of the committee referred to this Part shall be by simple majority voting</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Any dissenting member(s) of the committee may write a minority report which shall also be submitted to the se</w:t>
      </w:r>
      <w:r>
        <w:rPr>
          <w:rFonts w:ascii="Times New Roman" w:hAnsi="Times New Roman"/>
          <w:sz w:val="24"/>
        </w:rPr>
        <w:t>nate.</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The senate shall consider such report in the first seven (7) days within which the report(s) is/are received Where two different report: are submitted, the senate, through xii</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Simple majority voting shall decide which of the two reports to be accepte</w:t>
      </w:r>
      <w:r>
        <w:rPr>
          <w:rFonts w:ascii="Times New Roman" w:hAnsi="Times New Roman"/>
          <w:sz w:val="24"/>
        </w:rPr>
        <w:t>d</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If the report is accepted by virtue of the proceeding sub-section has exonerated the officer(s), the matter shall be closed.</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 xml:space="preserve">Where the investigating committee has found the officer(s) guilty, the senate shall consider the recommendation of the committee </w:t>
      </w:r>
      <w:r>
        <w:rPr>
          <w:rFonts w:ascii="Times New Roman" w:hAnsi="Times New Roman"/>
          <w:sz w:val="24"/>
        </w:rPr>
        <w:t xml:space="preserve">which may be wholly or partly accepted as it deems fit. </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Nothing in this constitution shall prevent the senate from amending the recommendations as it deems fit Where the</w:t>
      </w:r>
      <w:r>
        <w:rPr>
          <w:rFonts w:ascii="Times New Roman" w:hAnsi="Times New Roman"/>
          <w:b/>
          <w:sz w:val="24"/>
        </w:rPr>
        <w:t xml:space="preserve"> disciplinary</w:t>
      </w:r>
      <w:r>
        <w:rPr>
          <w:rFonts w:ascii="Times New Roman" w:hAnsi="Times New Roman"/>
          <w:sz w:val="24"/>
        </w:rPr>
        <w:t xml:space="preserve"> measures have been recommended or passed by the senate such measures sha</w:t>
      </w:r>
      <w:r>
        <w:rPr>
          <w:rFonts w:ascii="Times New Roman" w:hAnsi="Times New Roman"/>
          <w:sz w:val="24"/>
        </w:rPr>
        <w:t>ll be passed the congress for approval: Senate can suspense in its disciplinary measures as a pretence for removal if the report is accepted and approved by third-fifth (3/5) of the congress.</w:t>
      </w:r>
    </w:p>
    <w:p w:rsidR="00950DC9" w:rsidRDefault="006A4079">
      <w:pPr>
        <w:pStyle w:val="ListParagraph"/>
        <w:numPr>
          <w:ilvl w:val="0"/>
          <w:numId w:val="28"/>
        </w:numPr>
        <w:spacing w:line="360" w:lineRule="auto"/>
        <w:jc w:val="both"/>
        <w:rPr>
          <w:rFonts w:ascii="Times New Roman" w:hAnsi="Times New Roman"/>
          <w:sz w:val="24"/>
        </w:rPr>
      </w:pPr>
      <w:r>
        <w:rPr>
          <w:rFonts w:ascii="Times New Roman" w:hAnsi="Times New Roman"/>
          <w:sz w:val="24"/>
        </w:rPr>
        <w:t>All decisions of the senate on matters in this section of the co</w:t>
      </w:r>
      <w:r>
        <w:rPr>
          <w:rFonts w:ascii="Times New Roman" w:hAnsi="Times New Roman"/>
          <w:sz w:val="24"/>
        </w:rPr>
        <w:t>nstitution, except where otherwise stated shall be by third-fifth (3/5) majority voting.</w:t>
      </w:r>
    </w:p>
    <w:p w:rsidR="00950DC9" w:rsidRDefault="006A4079">
      <w:pPr>
        <w:spacing w:line="360" w:lineRule="auto"/>
        <w:jc w:val="center"/>
        <w:rPr>
          <w:rFonts w:ascii="Times New Roman" w:hAnsi="Times New Roman"/>
          <w:b/>
          <w:sz w:val="24"/>
        </w:rPr>
      </w:pPr>
      <w:r>
        <w:rPr>
          <w:rFonts w:ascii="Times New Roman" w:hAnsi="Times New Roman"/>
          <w:b/>
          <w:sz w:val="24"/>
        </w:rPr>
        <w:t>PART FIVE-CONVENING OF MEETINGS</w:t>
      </w:r>
    </w:p>
    <w:p w:rsidR="00950DC9" w:rsidRDefault="006A4079">
      <w:pPr>
        <w:pStyle w:val="ListParagraph"/>
        <w:numPr>
          <w:ilvl w:val="0"/>
          <w:numId w:val="29"/>
        </w:numPr>
        <w:spacing w:line="360" w:lineRule="auto"/>
        <w:jc w:val="both"/>
        <w:rPr>
          <w:rFonts w:ascii="Times New Roman" w:hAnsi="Times New Roman"/>
          <w:sz w:val="24"/>
        </w:rPr>
      </w:pPr>
      <w:r>
        <w:rPr>
          <w:rFonts w:ascii="Times New Roman" w:hAnsi="Times New Roman"/>
          <w:sz w:val="24"/>
        </w:rPr>
        <w:t>Meeting shall be holding once in a week.</w:t>
      </w:r>
    </w:p>
    <w:p w:rsidR="00950DC9" w:rsidRDefault="006A4079">
      <w:pPr>
        <w:pStyle w:val="ListParagraph"/>
        <w:numPr>
          <w:ilvl w:val="0"/>
          <w:numId w:val="29"/>
        </w:numPr>
        <w:spacing w:line="360" w:lineRule="auto"/>
        <w:jc w:val="both"/>
        <w:rPr>
          <w:rFonts w:ascii="Times New Roman" w:hAnsi="Times New Roman"/>
          <w:sz w:val="24"/>
        </w:rPr>
      </w:pPr>
      <w:r>
        <w:rPr>
          <w:rFonts w:ascii="Times New Roman" w:hAnsi="Times New Roman"/>
          <w:sz w:val="24"/>
        </w:rPr>
        <w:t>Emergency meetings of the congress may be called at the instance of the president.</w:t>
      </w:r>
    </w:p>
    <w:p w:rsidR="00950DC9" w:rsidRDefault="006A4079">
      <w:pPr>
        <w:pStyle w:val="ListParagraph"/>
        <w:numPr>
          <w:ilvl w:val="0"/>
          <w:numId w:val="29"/>
        </w:numPr>
        <w:spacing w:line="360" w:lineRule="auto"/>
        <w:jc w:val="both"/>
        <w:rPr>
          <w:rFonts w:ascii="Times New Roman" w:hAnsi="Times New Roman"/>
          <w:sz w:val="24"/>
        </w:rPr>
      </w:pPr>
      <w:r>
        <w:rPr>
          <w:rFonts w:ascii="Times New Roman" w:hAnsi="Times New Roman"/>
          <w:sz w:val="24"/>
        </w:rPr>
        <w:t xml:space="preserve">The quorum </w:t>
      </w:r>
      <w:r>
        <w:rPr>
          <w:rFonts w:ascii="Times New Roman" w:hAnsi="Times New Roman"/>
          <w:sz w:val="24"/>
        </w:rPr>
        <w:t>of the congress meeting shall be one third (1/3) of the total numbers of the financial members.</w:t>
      </w:r>
    </w:p>
    <w:p w:rsidR="00950DC9" w:rsidRDefault="006A4079">
      <w:pPr>
        <w:pStyle w:val="ListParagraph"/>
        <w:numPr>
          <w:ilvl w:val="0"/>
          <w:numId w:val="29"/>
        </w:numPr>
        <w:spacing w:line="360" w:lineRule="auto"/>
        <w:jc w:val="both"/>
        <w:rPr>
          <w:rFonts w:ascii="Times New Roman" w:hAnsi="Times New Roman"/>
          <w:sz w:val="24"/>
        </w:rPr>
      </w:pPr>
      <w:r>
        <w:rPr>
          <w:rFonts w:ascii="Times New Roman" w:hAnsi="Times New Roman"/>
          <w:sz w:val="24"/>
        </w:rPr>
        <w:t xml:space="preserve">The quorum of executive meeting shall be third-fifth (3/5) </w:t>
      </w:r>
    </w:p>
    <w:p w:rsidR="00950DC9" w:rsidRDefault="00950DC9">
      <w:pPr>
        <w:spacing w:line="360" w:lineRule="auto"/>
        <w:jc w:val="both"/>
        <w:rPr>
          <w:rFonts w:ascii="Times New Roman" w:hAnsi="Times New Roman"/>
          <w:sz w:val="24"/>
        </w:rPr>
      </w:pPr>
    </w:p>
    <w:p w:rsidR="00950DC9" w:rsidRDefault="00950DC9">
      <w:pPr>
        <w:spacing w:line="360" w:lineRule="auto"/>
        <w:jc w:val="both"/>
        <w:rPr>
          <w:rFonts w:ascii="Times New Roman" w:hAnsi="Times New Roman"/>
          <w:sz w:val="24"/>
        </w:rPr>
      </w:pPr>
    </w:p>
    <w:p w:rsidR="00950DC9" w:rsidRDefault="006A4079">
      <w:pPr>
        <w:pStyle w:val="ListParagraph"/>
        <w:numPr>
          <w:ilvl w:val="0"/>
          <w:numId w:val="29"/>
        </w:numPr>
        <w:spacing w:line="360" w:lineRule="auto"/>
        <w:jc w:val="both"/>
        <w:rPr>
          <w:rFonts w:ascii="Times New Roman" w:hAnsi="Times New Roman"/>
          <w:sz w:val="24"/>
        </w:rPr>
      </w:pPr>
      <w:r>
        <w:rPr>
          <w:rFonts w:ascii="Times New Roman" w:hAnsi="Times New Roman"/>
          <w:sz w:val="24"/>
        </w:rPr>
        <w:lastRenderedPageBreak/>
        <w:t>Any executive meeting cannot hold if all of these members are not Present.</w:t>
      </w:r>
    </w:p>
    <w:p w:rsidR="00950DC9" w:rsidRDefault="006A4079">
      <w:pPr>
        <w:pStyle w:val="ListParagraph"/>
        <w:numPr>
          <w:ilvl w:val="2"/>
          <w:numId w:val="3"/>
        </w:numPr>
        <w:spacing w:line="360" w:lineRule="auto"/>
        <w:jc w:val="both"/>
        <w:rPr>
          <w:rFonts w:ascii="Times New Roman" w:hAnsi="Times New Roman"/>
          <w:sz w:val="24"/>
        </w:rPr>
      </w:pPr>
      <w:r>
        <w:rPr>
          <w:rFonts w:ascii="Times New Roman" w:hAnsi="Times New Roman"/>
          <w:sz w:val="24"/>
        </w:rPr>
        <w:t>The President or the Vi</w:t>
      </w:r>
      <w:r>
        <w:rPr>
          <w:rFonts w:ascii="Times New Roman" w:hAnsi="Times New Roman"/>
          <w:sz w:val="24"/>
        </w:rPr>
        <w:t xml:space="preserve">ce-President </w:t>
      </w:r>
    </w:p>
    <w:p w:rsidR="00950DC9" w:rsidRDefault="006A4079">
      <w:pPr>
        <w:pStyle w:val="ListParagraph"/>
        <w:numPr>
          <w:ilvl w:val="2"/>
          <w:numId w:val="3"/>
        </w:numPr>
        <w:spacing w:line="360" w:lineRule="auto"/>
        <w:jc w:val="both"/>
        <w:rPr>
          <w:rFonts w:ascii="Times New Roman" w:hAnsi="Times New Roman"/>
          <w:sz w:val="24"/>
        </w:rPr>
      </w:pPr>
      <w:r>
        <w:rPr>
          <w:rFonts w:ascii="Times New Roman" w:hAnsi="Times New Roman"/>
          <w:sz w:val="24"/>
        </w:rPr>
        <w:t>The General Secretary</w:t>
      </w:r>
    </w:p>
    <w:p w:rsidR="00950DC9" w:rsidRDefault="006A4079">
      <w:pPr>
        <w:pStyle w:val="ListParagraph"/>
        <w:numPr>
          <w:ilvl w:val="1"/>
          <w:numId w:val="3"/>
        </w:numPr>
        <w:spacing w:line="360" w:lineRule="auto"/>
        <w:ind w:left="1008"/>
        <w:jc w:val="both"/>
        <w:rPr>
          <w:rFonts w:ascii="Times New Roman" w:hAnsi="Times New Roman"/>
          <w:sz w:val="24"/>
        </w:rPr>
      </w:pPr>
      <w:r>
        <w:rPr>
          <w:rFonts w:ascii="Times New Roman" w:hAnsi="Times New Roman"/>
          <w:sz w:val="24"/>
        </w:rPr>
        <w:t>The minutes shall be approved by a motion which shall be seconded by any member present at the meeting for which the minute was written. Any motion property tabled and seconded shall receive the attention of the meeting.</w:t>
      </w:r>
    </w:p>
    <w:p w:rsidR="00950DC9" w:rsidRDefault="006A4079">
      <w:pPr>
        <w:pStyle w:val="ListParagraph"/>
        <w:numPr>
          <w:ilvl w:val="1"/>
          <w:numId w:val="3"/>
        </w:numPr>
        <w:spacing w:line="360" w:lineRule="auto"/>
        <w:ind w:left="1008"/>
        <w:jc w:val="both"/>
        <w:rPr>
          <w:rFonts w:ascii="Times New Roman" w:hAnsi="Times New Roman"/>
          <w:sz w:val="24"/>
        </w:rPr>
      </w:pPr>
      <w:r>
        <w:rPr>
          <w:rFonts w:ascii="Times New Roman" w:hAnsi="Times New Roman"/>
          <w:sz w:val="24"/>
        </w:rPr>
        <w:t>The motion shall be passed to the presiding officer for action.</w:t>
      </w:r>
    </w:p>
    <w:p w:rsidR="00950DC9" w:rsidRDefault="006A4079">
      <w:pPr>
        <w:spacing w:line="360" w:lineRule="auto"/>
        <w:jc w:val="center"/>
        <w:rPr>
          <w:rFonts w:ascii="Times New Roman" w:hAnsi="Times New Roman"/>
          <w:b/>
          <w:sz w:val="24"/>
        </w:rPr>
      </w:pPr>
      <w:r>
        <w:rPr>
          <w:rFonts w:ascii="Times New Roman" w:hAnsi="Times New Roman"/>
          <w:b/>
          <w:sz w:val="24"/>
        </w:rPr>
        <w:t>SCHEDULE ONE- OATH OF OFFICE</w:t>
      </w:r>
    </w:p>
    <w:p w:rsidR="00950DC9" w:rsidRDefault="006A4079">
      <w:pPr>
        <w:spacing w:line="360" w:lineRule="auto"/>
        <w:jc w:val="both"/>
        <w:rPr>
          <w:rFonts w:ascii="Times New Roman" w:hAnsi="Times New Roman"/>
          <w:sz w:val="24"/>
        </w:rPr>
      </w:pPr>
      <w:r>
        <w:rPr>
          <w:rFonts w:ascii="Times New Roman" w:hAnsi="Times New Roman"/>
          <w:sz w:val="24"/>
        </w:rPr>
        <w:t>I.........................................................................NAME do solemnly swear that I will be faithful to National Association of Oyo Students U</w:t>
      </w:r>
      <w:r>
        <w:rPr>
          <w:rFonts w:ascii="Times New Roman" w:hAnsi="Times New Roman"/>
          <w:sz w:val="24"/>
        </w:rPr>
        <w:t>NILORIN Chapter that as ............ ....................................(POST) of NAOS UNILORIN CHAPTER. I will perform my duties to the best of my ability and in accordance with the constitution of NAOS UNILORIN. Moreover, I will not allow my personal in</w:t>
      </w:r>
      <w:r>
        <w:rPr>
          <w:rFonts w:ascii="Times New Roman" w:hAnsi="Times New Roman"/>
          <w:sz w:val="24"/>
        </w:rPr>
        <w:t>terest to influence my official conduct and decision that I will do the best my abilities preserve the constitution of NAOS UNILORIN, I will do right to all member without fear or favour, may God judge me according to what I did during this period, So help</w:t>
      </w:r>
      <w:r>
        <w:rPr>
          <w:rFonts w:ascii="Times New Roman" w:hAnsi="Times New Roman"/>
          <w:sz w:val="24"/>
        </w:rPr>
        <w:t xml:space="preserve"> me God.]</w:t>
      </w:r>
    </w:p>
    <w:p w:rsidR="00950DC9" w:rsidRDefault="006A4079">
      <w:pPr>
        <w:spacing w:line="360" w:lineRule="auto"/>
        <w:jc w:val="center"/>
        <w:rPr>
          <w:rFonts w:ascii="Times New Roman" w:hAnsi="Times New Roman"/>
          <w:b/>
          <w:sz w:val="24"/>
        </w:rPr>
      </w:pPr>
      <w:r>
        <w:rPr>
          <w:rFonts w:ascii="Times New Roman" w:hAnsi="Times New Roman"/>
          <w:b/>
          <w:sz w:val="24"/>
        </w:rPr>
        <w:t>SCHEDULE TWO- TENURE OF OFFICE</w:t>
      </w:r>
    </w:p>
    <w:p w:rsidR="00950DC9" w:rsidRDefault="006A4079">
      <w:pPr>
        <w:pStyle w:val="ListParagraph"/>
        <w:numPr>
          <w:ilvl w:val="0"/>
          <w:numId w:val="30"/>
        </w:numPr>
        <w:spacing w:line="360" w:lineRule="auto"/>
        <w:jc w:val="both"/>
        <w:rPr>
          <w:rFonts w:ascii="Times New Roman" w:hAnsi="Times New Roman"/>
          <w:sz w:val="24"/>
        </w:rPr>
      </w:pPr>
      <w:r>
        <w:rPr>
          <w:rFonts w:ascii="Times New Roman" w:hAnsi="Times New Roman"/>
          <w:sz w:val="24"/>
        </w:rPr>
        <w:t>All the elected executives of the association shall be in the office for the period of one academic session.</w:t>
      </w:r>
      <w:bookmarkStart w:id="174" w:name="_GoBack"/>
      <w:bookmarkEnd w:id="174"/>
    </w:p>
    <w:p w:rsidR="00950DC9" w:rsidRDefault="006A4079">
      <w:pPr>
        <w:pStyle w:val="ListParagraph"/>
        <w:numPr>
          <w:ilvl w:val="0"/>
          <w:numId w:val="30"/>
        </w:numPr>
        <w:spacing w:line="360" w:lineRule="auto"/>
        <w:jc w:val="both"/>
        <w:rPr>
          <w:ins w:id="175" w:author="Yusuf" w:date="2025-07-17T11:24:00Z"/>
          <w:rFonts w:ascii="Times New Roman" w:hAnsi="Times New Roman"/>
          <w:sz w:val="24"/>
        </w:rPr>
      </w:pPr>
      <w:r>
        <w:rPr>
          <w:rFonts w:ascii="Times New Roman" w:hAnsi="Times New Roman"/>
          <w:sz w:val="24"/>
        </w:rPr>
        <w:t>A member of the executive council may be removed by the congress or senate.</w:t>
      </w:r>
    </w:p>
    <w:p w:rsidR="00605478" w:rsidRDefault="002517FB">
      <w:pPr>
        <w:pStyle w:val="ListParagraph"/>
        <w:numPr>
          <w:ilvl w:val="0"/>
          <w:numId w:val="30"/>
        </w:numPr>
        <w:spacing w:line="360" w:lineRule="auto"/>
        <w:jc w:val="both"/>
        <w:rPr>
          <w:rFonts w:ascii="Times New Roman" w:hAnsi="Times New Roman"/>
          <w:sz w:val="24"/>
        </w:rPr>
      </w:pPr>
      <w:ins w:id="176" w:author="Yusuf" w:date="2025-07-17T11:24:00Z">
        <w:r>
          <w:rPr>
            <w:rFonts w:ascii="Times New Roman" w:hAnsi="Times New Roman"/>
            <w:sz w:val="24"/>
          </w:rPr>
          <w:t>The const</w:t>
        </w:r>
      </w:ins>
      <w:ins w:id="177" w:author="Yusuf" w:date="2025-07-17T11:25:00Z">
        <w:r>
          <w:rPr>
            <w:rFonts w:ascii="Times New Roman" w:hAnsi="Times New Roman"/>
            <w:sz w:val="24"/>
          </w:rPr>
          <w:t>itut</w:t>
        </w:r>
      </w:ins>
      <w:ins w:id="178" w:author="Yusuf" w:date="2025-07-17T11:24:00Z">
        <w:r>
          <w:rPr>
            <w:rFonts w:ascii="Times New Roman" w:hAnsi="Times New Roman"/>
            <w:sz w:val="24"/>
          </w:rPr>
          <w:t xml:space="preserve">ion </w:t>
        </w:r>
      </w:ins>
      <w:ins w:id="179" w:author="Yusuf" w:date="2025-07-17T11:26:00Z">
        <w:r>
          <w:rPr>
            <w:rFonts w:ascii="Times New Roman" w:hAnsi="Times New Roman"/>
            <w:sz w:val="24"/>
          </w:rPr>
          <w:t>shall be</w:t>
        </w:r>
      </w:ins>
      <w:ins w:id="180" w:author="Yusuf" w:date="2025-07-17T11:25:00Z">
        <w:r>
          <w:rPr>
            <w:rFonts w:ascii="Times New Roman" w:hAnsi="Times New Roman"/>
            <w:sz w:val="24"/>
          </w:rPr>
          <w:t xml:space="preserve"> review</w:t>
        </w:r>
      </w:ins>
      <w:ins w:id="181" w:author="Yusuf" w:date="2025-07-17T11:26:00Z">
        <w:r>
          <w:rPr>
            <w:rFonts w:ascii="Times New Roman" w:hAnsi="Times New Roman"/>
            <w:sz w:val="24"/>
          </w:rPr>
          <w:t>ed after four years of its previous review.</w:t>
        </w:r>
      </w:ins>
    </w:p>
    <w:sectPr w:rsidR="00605478">
      <w:footerReference w:type="defaul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079" w:rsidRDefault="006A4079">
      <w:pPr>
        <w:spacing w:after="0" w:line="240" w:lineRule="auto"/>
      </w:pPr>
      <w:r>
        <w:separator/>
      </w:r>
    </w:p>
  </w:endnote>
  <w:endnote w:type="continuationSeparator" w:id="0">
    <w:p w:rsidR="006A4079" w:rsidRDefault="006A4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DC9" w:rsidRDefault="006A4079">
    <w:pPr>
      <w:pStyle w:val="Footer"/>
      <w:jc w:val="center"/>
    </w:pPr>
    <w:r>
      <w:fldChar w:fldCharType="begin"/>
    </w:r>
    <w:r>
      <w:instrText xml:space="preserve"> PAGE   \* MERGEFORMAT </w:instrText>
    </w:r>
    <w:r>
      <w:fldChar w:fldCharType="separate"/>
    </w:r>
    <w:r w:rsidR="002517FB">
      <w:rPr>
        <w:noProof/>
      </w:rPr>
      <w:t>17</w:t>
    </w:r>
    <w:r>
      <w:rPr>
        <w:noProof/>
      </w:rPr>
      <w:fldChar w:fldCharType="end"/>
    </w:r>
  </w:p>
  <w:p w:rsidR="00950DC9" w:rsidRDefault="00950D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079" w:rsidRDefault="006A4079">
      <w:pPr>
        <w:spacing w:after="0" w:line="240" w:lineRule="auto"/>
      </w:pPr>
      <w:r>
        <w:separator/>
      </w:r>
    </w:p>
  </w:footnote>
  <w:footnote w:type="continuationSeparator" w:id="0">
    <w:p w:rsidR="006A4079" w:rsidRDefault="006A40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B1EC2DF2"/>
    <w:lvl w:ilvl="0" w:tplc="78E671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5A303D08"/>
    <w:lvl w:ilvl="0" w:tplc="8640BC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4648A280"/>
    <w:lvl w:ilvl="0" w:tplc="F78EA684">
      <w:start w:val="1"/>
      <w:numFmt w:val="lowerRoman"/>
      <w:lvlText w:val="%1"/>
      <w:lvlJc w:val="left"/>
      <w:pPr>
        <w:ind w:left="1080" w:hanging="720"/>
      </w:pPr>
      <w:rPr>
        <w:rFonts w:ascii="Calibri" w:eastAsia="Calibri" w:hAnsi="Calibri" w:cs="Calibri" w:hint="default"/>
        <w:b w:val="0"/>
        <w:i w:val="0"/>
        <w:color w:val="000000"/>
        <w:sz w:val="24"/>
        <w:u w:val="none" w:color="000000"/>
        <w:bdr w:val="none" w:sz="0" w:space="0" w:color="auto"/>
        <w:shd w:val="clear" w:color="auto" w:fill="auto"/>
        <w:vertAlign w:val="baseline"/>
      </w:rPr>
    </w:lvl>
    <w:lvl w:ilvl="1" w:tplc="A4EC9566">
      <w:start w:val="1"/>
      <w:numFmt w:val="lowerRoman"/>
      <w:lvlText w:val="%2."/>
      <w:lvlJc w:val="left"/>
      <w:pPr>
        <w:ind w:left="1800" w:hanging="720"/>
      </w:pPr>
      <w:rPr>
        <w:rFonts w:hint="default"/>
      </w:rPr>
    </w:lvl>
    <w:lvl w:ilvl="2" w:tplc="863E860A">
      <w:start w:val="1"/>
      <w:numFmt w:val="lowerLetter"/>
      <w:lvlText w:val="%3."/>
      <w:lvlJc w:val="left"/>
      <w:pPr>
        <w:ind w:left="2340" w:hanging="360"/>
      </w:pPr>
      <w:rPr>
        <w:rFonts w:hint="default"/>
      </w:rPr>
    </w:lvl>
    <w:lvl w:ilvl="3" w:tplc="6F70BDD6">
      <w:start w:val="6"/>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317E0382"/>
    <w:lvl w:ilvl="0" w:tplc="D3EC98C2">
      <w:start w:val="1"/>
      <w:numFmt w:val="lowerRoman"/>
      <w:lvlText w:val="%1."/>
      <w:lvlJc w:val="left"/>
      <w:pPr>
        <w:ind w:left="1080" w:hanging="720"/>
      </w:pPr>
      <w:rPr>
        <w:rFonts w:ascii="Times New Roman" w:eastAsia="SimSun" w:hAnsi="Times New Roman" w:cs="SimSu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36402D4"/>
    <w:lvl w:ilvl="0" w:tplc="12745D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7C4AB46A"/>
    <w:lvl w:ilvl="0" w:tplc="2D9071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05DE89FC"/>
    <w:lvl w:ilvl="0" w:tplc="9FA2B9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84D44BFA"/>
    <w:lvl w:ilvl="0" w:tplc="95F2CB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5CC8ECA2"/>
    <w:lvl w:ilvl="0" w:tplc="E29E7D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C3202782"/>
    <w:lvl w:ilvl="0" w:tplc="52BC6C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B810BDFC"/>
    <w:lvl w:ilvl="0" w:tplc="E9FACC68">
      <w:start w:val="1"/>
      <w:numFmt w:val="lowerRoman"/>
      <w:lvlText w:val="%1."/>
      <w:lvlJc w:val="left"/>
      <w:pPr>
        <w:ind w:left="720" w:hanging="360"/>
      </w:pPr>
      <w:rPr>
        <w:rFonts w:ascii="Times New Roman" w:eastAsia="SimSun" w:hAnsi="Times New Roman" w:cs="SimSun"/>
        <w:b w:val="0"/>
        <w:i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53EAD038"/>
    <w:lvl w:ilvl="0" w:tplc="6040FD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CE9CAFFE"/>
    <w:lvl w:ilvl="0" w:tplc="656EAC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E2D00ABA"/>
    <w:lvl w:ilvl="0" w:tplc="9F1EC7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B71E70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2C481ACC"/>
    <w:lvl w:ilvl="0" w:tplc="783895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21EA5490"/>
    <w:lvl w:ilvl="0" w:tplc="63788A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6AF6EF44"/>
    <w:lvl w:ilvl="0" w:tplc="31C498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90F0CD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AFACE9D2"/>
    <w:lvl w:ilvl="0" w:tplc="D54419EA">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D28E201C"/>
    <w:lvl w:ilvl="0" w:tplc="31D2BC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7C126262"/>
    <w:lvl w:ilvl="0" w:tplc="C01EB182">
      <w:start w:val="1"/>
      <w:numFmt w:val="lowerRoman"/>
      <w:lvlText w:val="%1."/>
      <w:lvlJc w:val="left"/>
      <w:pPr>
        <w:ind w:left="720" w:hanging="360"/>
      </w:pPr>
      <w:rPr>
        <w:rFonts w:ascii="Times New Roman" w:eastAsia="SimSun" w:hAnsi="Times New Roman" w:cs="SimSu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5CFCA442"/>
    <w:lvl w:ilvl="0" w:tplc="BD24C3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C0FE4BD6"/>
    <w:lvl w:ilvl="0" w:tplc="E39441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5FEEB52E"/>
    <w:lvl w:ilvl="0" w:tplc="F78EA684">
      <w:start w:val="1"/>
      <w:numFmt w:val="lowerRoman"/>
      <w:lvlText w:val="%1"/>
      <w:lvlJc w:val="left"/>
      <w:pPr>
        <w:ind w:left="720" w:hanging="360"/>
      </w:pPr>
      <w:rPr>
        <w:rFonts w:ascii="Calibri" w:eastAsia="Calibri" w:hAnsi="Calibri" w:cs="Calibri" w:hint="default"/>
        <w:b w:val="0"/>
        <w:i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7E02B0B8"/>
    <w:lvl w:ilvl="0" w:tplc="D66C86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F632986E"/>
    <w:lvl w:ilvl="0" w:tplc="073CD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E53E1DD2"/>
    <w:lvl w:ilvl="0" w:tplc="1C9AB9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0000001C"/>
    <w:multiLevelType w:val="hybridMultilevel"/>
    <w:tmpl w:val="5D1EC8F6"/>
    <w:lvl w:ilvl="0" w:tplc="DB480B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0000001D"/>
    <w:multiLevelType w:val="hybridMultilevel"/>
    <w:tmpl w:val="8D5C770A"/>
    <w:lvl w:ilvl="0" w:tplc="C01EB182">
      <w:start w:val="1"/>
      <w:numFmt w:val="lowerRoman"/>
      <w:lvlText w:val="%1."/>
      <w:lvlJc w:val="left"/>
      <w:pPr>
        <w:ind w:left="720" w:hanging="360"/>
      </w:pPr>
      <w:rPr>
        <w:rFonts w:ascii="Times New Roman" w:eastAsia="SimSun" w:hAnsi="Times New Roman" w:cs="SimSu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1"/>
  </w:num>
  <w:num w:numId="3">
    <w:abstractNumId w:val="2"/>
  </w:num>
  <w:num w:numId="4">
    <w:abstractNumId w:val="12"/>
  </w:num>
  <w:num w:numId="5">
    <w:abstractNumId w:val="23"/>
  </w:num>
  <w:num w:numId="6">
    <w:abstractNumId w:val="6"/>
  </w:num>
  <w:num w:numId="7">
    <w:abstractNumId w:val="19"/>
  </w:num>
  <w:num w:numId="8">
    <w:abstractNumId w:val="9"/>
  </w:num>
  <w:num w:numId="9">
    <w:abstractNumId w:val="22"/>
  </w:num>
  <w:num w:numId="10">
    <w:abstractNumId w:val="16"/>
  </w:num>
  <w:num w:numId="11">
    <w:abstractNumId w:val="20"/>
  </w:num>
  <w:num w:numId="12">
    <w:abstractNumId w:val="4"/>
  </w:num>
  <w:num w:numId="13">
    <w:abstractNumId w:val="0"/>
  </w:num>
  <w:num w:numId="14">
    <w:abstractNumId w:val="7"/>
  </w:num>
  <w:num w:numId="15">
    <w:abstractNumId w:val="11"/>
  </w:num>
  <w:num w:numId="16">
    <w:abstractNumId w:val="8"/>
  </w:num>
  <w:num w:numId="17">
    <w:abstractNumId w:val="26"/>
  </w:num>
  <w:num w:numId="18">
    <w:abstractNumId w:val="25"/>
  </w:num>
  <w:num w:numId="19">
    <w:abstractNumId w:val="27"/>
  </w:num>
  <w:num w:numId="20">
    <w:abstractNumId w:val="5"/>
  </w:num>
  <w:num w:numId="21">
    <w:abstractNumId w:val="17"/>
  </w:num>
  <w:num w:numId="22">
    <w:abstractNumId w:val="13"/>
  </w:num>
  <w:num w:numId="23">
    <w:abstractNumId w:val="15"/>
  </w:num>
  <w:num w:numId="24">
    <w:abstractNumId w:val="29"/>
  </w:num>
  <w:num w:numId="25">
    <w:abstractNumId w:val="24"/>
  </w:num>
  <w:num w:numId="26">
    <w:abstractNumId w:val="14"/>
  </w:num>
  <w:num w:numId="27">
    <w:abstractNumId w:val="28"/>
  </w:num>
  <w:num w:numId="28">
    <w:abstractNumId w:val="18"/>
  </w:num>
  <w:num w:numId="29">
    <w:abstractNumId w:val="10"/>
  </w:num>
  <w:num w:numId="3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Yusuf">
    <w15:presenceInfo w15:providerId="Windows Live" w15:userId="8aa33e57d6158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DC9"/>
    <w:rsid w:val="000A5B21"/>
    <w:rsid w:val="0011480A"/>
    <w:rsid w:val="002517FB"/>
    <w:rsid w:val="002E15CB"/>
    <w:rsid w:val="004227A4"/>
    <w:rsid w:val="00605478"/>
    <w:rsid w:val="006A4079"/>
    <w:rsid w:val="007C1A1B"/>
    <w:rsid w:val="008010CA"/>
    <w:rsid w:val="00950DC9"/>
    <w:rsid w:val="009B7F7A"/>
    <w:rsid w:val="009F5375"/>
    <w:rsid w:val="00A048EF"/>
    <w:rsid w:val="00AA2365"/>
    <w:rsid w:val="00FA3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D3870C-143A-4DC0-9178-9382AB5C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B7F7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pPr>
      <w:spacing w:after="0" w:line="216" w:lineRule="auto"/>
      <w:contextualSpacing/>
    </w:pPr>
    <w:rPr>
      <w:rFonts w:ascii="Calibri Light" w:hAnsi="Calibri Light"/>
      <w:color w:val="404040"/>
      <w:spacing w:val="-10"/>
      <w:kern w:val="28"/>
      <w:sz w:val="56"/>
      <w:szCs w:val="56"/>
      <w:lang w:val="en-US"/>
    </w:rPr>
  </w:style>
  <w:style w:type="character" w:customStyle="1" w:styleId="TitleChar">
    <w:name w:val="Title Char"/>
    <w:basedOn w:val="DefaultParagraphFont"/>
    <w:link w:val="Title"/>
    <w:uiPriority w:val="10"/>
    <w:rPr>
      <w:rFonts w:ascii="Calibri Light" w:eastAsia="SimSun" w:hAnsi="Calibri Light" w:cs="SimSun"/>
      <w:color w:val="404040"/>
      <w:spacing w:val="-10"/>
      <w:kern w:val="28"/>
      <w:sz w:val="56"/>
      <w:szCs w:val="56"/>
      <w:lang w:val="en-US"/>
    </w:rPr>
  </w:style>
  <w:style w:type="paragraph" w:styleId="Subtitle">
    <w:name w:val="Subtitle"/>
    <w:basedOn w:val="Normal"/>
    <w:next w:val="Normal"/>
    <w:link w:val="SubtitleChar"/>
    <w:uiPriority w:val="11"/>
    <w:qFormat/>
    <w:pPr>
      <w:numPr>
        <w:ilvl w:val="1"/>
      </w:numPr>
    </w:pPr>
    <w:rPr>
      <w:rFonts w:cs="Times New Roman"/>
      <w:color w:val="5A5A5A"/>
      <w:spacing w:val="15"/>
      <w:lang w:val="en-US"/>
    </w:rPr>
  </w:style>
  <w:style w:type="character" w:customStyle="1" w:styleId="SubtitleChar">
    <w:name w:val="Subtitle Char"/>
    <w:basedOn w:val="DefaultParagraphFont"/>
    <w:link w:val="Subtitle"/>
    <w:uiPriority w:val="11"/>
    <w:rPr>
      <w:rFonts w:cs="Times New Roman"/>
      <w:color w:val="5A5A5A"/>
      <w:spacing w:val="15"/>
      <w:lang w:val="en-U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2Char">
    <w:name w:val="Heading 2 Char"/>
    <w:basedOn w:val="DefaultParagraphFont"/>
    <w:link w:val="Heading2"/>
    <w:uiPriority w:val="9"/>
    <w:rsid w:val="009B7F7A"/>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9B7F7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B7F7A"/>
    <w:rPr>
      <w:i/>
      <w:iCs/>
      <w:color w:val="404040" w:themeColor="text1" w:themeTint="BF"/>
    </w:rPr>
  </w:style>
  <w:style w:type="character" w:styleId="SubtleReference">
    <w:name w:val="Subtle Reference"/>
    <w:basedOn w:val="DefaultParagraphFont"/>
    <w:uiPriority w:val="31"/>
    <w:qFormat/>
    <w:rsid w:val="009B7F7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31833-CF13-44B5-962D-2DAC6238A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19</Pages>
  <Words>3974</Words>
  <Characters>22655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ASSOCIATION OF OYO STUDENTS,NAOS UNIVERSITY OF ILORIN CONSTITUTION</vt:lpstr>
    </vt:vector>
  </TitlesOfParts>
  <Company/>
  <LinksUpToDate>false</LinksUpToDate>
  <CharactersWithSpaces>26576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OF OYO STUDENTS,NAOS UNIVERSITY OF ILORIN CONSTITUTION</dc:title>
  <dc:subject>CONSTITUTION</dc:subject>
  <dc:creator>Ariyo,BABS</dc:creator>
  <cp:lastModifiedBy>Yusuf</cp:lastModifiedBy>
  <cp:revision>9</cp:revision>
  <dcterms:created xsi:type="dcterms:W3CDTF">2025-07-13T15:09:00Z</dcterms:created>
  <dcterms:modified xsi:type="dcterms:W3CDTF">2025-07-17T10:26:00Z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473e9417ab9749e098d4f398bd8962a4</vt:lpwstr>
  </property>
</Properties>
</file>